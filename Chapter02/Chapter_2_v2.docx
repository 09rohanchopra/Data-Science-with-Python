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E84641" w14:textId="77777777" w:rsidR="00F15FFD" w:rsidRPr="005B4073" w:rsidRDefault="00F15FFD" w:rsidP="005B4073">
      <w:pPr>
        <w:pStyle w:val="H1-Topic"/>
      </w:pPr>
      <w:r w:rsidRPr="005B4073">
        <w:t>2</w:t>
      </w:r>
    </w:p>
    <w:p w14:paraId="7DDBF963" w14:textId="77777777" w:rsidR="00F15FFD" w:rsidRPr="005B4073" w:rsidRDefault="00810E75" w:rsidP="005B4073">
      <w:pPr>
        <w:pStyle w:val="H1-Topic"/>
      </w:pPr>
      <w:commentRangeStart w:id="0"/>
      <w:r w:rsidRPr="005B4073">
        <w:t xml:space="preserve">Introduction to ML via </w:t>
      </w:r>
      <w:proofErr w:type="spellStart"/>
      <w:r w:rsidRPr="005B4073">
        <w:t>Sklearn</w:t>
      </w:r>
      <w:commentRangeEnd w:id="0"/>
      <w:proofErr w:type="spellEnd"/>
      <w:r w:rsidR="008E77C5">
        <w:rPr>
          <w:rStyle w:val="CommentReference"/>
          <w:color w:val="FF40FF"/>
        </w:rPr>
        <w:commentReference w:id="0"/>
      </w:r>
    </w:p>
    <w:p w14:paraId="7AFB39A1" w14:textId="77777777" w:rsidR="00871603" w:rsidRPr="005B4073" w:rsidRDefault="00871603" w:rsidP="005B4073">
      <w:pPr>
        <w:pStyle w:val="SB-Sidebar"/>
      </w:pPr>
      <w:r w:rsidRPr="005B4073">
        <w:t>Present x: The title slide and the Learning Objectives slide. An overview of what we will achieve in this course</w:t>
      </w:r>
    </w:p>
    <w:p w14:paraId="0B5C662B" w14:textId="77777777" w:rsidR="00871603" w:rsidRPr="005B4073" w:rsidRDefault="00871603" w:rsidP="005B4073">
      <w:pPr>
        <w:pStyle w:val="H2-General"/>
      </w:pPr>
      <w:r w:rsidRPr="005B4073">
        <w:t>Lesson Objectives:</w:t>
      </w:r>
    </w:p>
    <w:p w14:paraId="72C845C0" w14:textId="77777777" w:rsidR="001B21EA" w:rsidRPr="005B4073" w:rsidRDefault="00871603" w:rsidP="005B4073">
      <w:pPr>
        <w:pStyle w:val="P-Regular"/>
      </w:pPr>
      <w:r w:rsidRPr="005B4073">
        <w:t>By the end of this lesson, you will be able to:</w:t>
      </w:r>
    </w:p>
    <w:p w14:paraId="0828D78E" w14:textId="77777777" w:rsidR="001B21EA" w:rsidRPr="005B4073" w:rsidRDefault="00492502" w:rsidP="005B4073">
      <w:pPr>
        <w:pStyle w:val="L-Bullets"/>
      </w:pPr>
      <w:r w:rsidRPr="005B4073">
        <w:t>Prepare data for different types of models</w:t>
      </w:r>
    </w:p>
    <w:p w14:paraId="21E21F5B" w14:textId="23F9A320" w:rsidR="00492502" w:rsidRPr="005B4073" w:rsidRDefault="00492502" w:rsidP="005B4073">
      <w:pPr>
        <w:pStyle w:val="L-Bullets"/>
      </w:pPr>
      <w:r w:rsidRPr="005B4073">
        <w:t xml:space="preserve">Tune model </w:t>
      </w:r>
      <w:proofErr w:type="spellStart"/>
      <w:r w:rsidRPr="005B4073">
        <w:t>hyperparameters</w:t>
      </w:r>
      <w:proofErr w:type="spellEnd"/>
      <w:ins w:id="1" w:author="Aaron England" w:date="2019-05-08T23:15:00Z">
        <w:r w:rsidR="00A26D23">
          <w:t xml:space="preserve"> using a </w:t>
        </w:r>
      </w:ins>
      <w:ins w:id="2" w:author="Aaron England" w:date="2019-05-08T23:09:00Z">
        <w:r w:rsidR="002D707E">
          <w:t>grid search</w:t>
        </w:r>
      </w:ins>
    </w:p>
    <w:p w14:paraId="7AD9A572" w14:textId="06497C3A" w:rsidR="00492502" w:rsidRPr="005B4073" w:rsidDel="002D707E" w:rsidRDefault="00492502" w:rsidP="005B4073">
      <w:pPr>
        <w:pStyle w:val="L-Bullets"/>
        <w:rPr>
          <w:del w:id="3" w:author="Aaron England" w:date="2019-05-08T23:09:00Z"/>
        </w:rPr>
      </w:pPr>
      <w:del w:id="4" w:author="Aaron England" w:date="2019-05-08T23:09:00Z">
        <w:r w:rsidRPr="005B4073" w:rsidDel="002D707E">
          <w:delText>Scale data and tune hyperparameters in a pipeline</w:delText>
        </w:r>
      </w:del>
    </w:p>
    <w:p w14:paraId="0AACF9E2" w14:textId="77777777" w:rsidR="00082D83" w:rsidRPr="005B4073" w:rsidRDefault="00082D83" w:rsidP="005B4073">
      <w:pPr>
        <w:pStyle w:val="L-Bullets"/>
      </w:pPr>
      <w:r w:rsidRPr="005B4073">
        <w:t>Extract feature importance from tuned model</w:t>
      </w:r>
    </w:p>
    <w:p w14:paraId="28FB0322" w14:textId="77777777" w:rsidR="00082D83" w:rsidRPr="005B4073" w:rsidRDefault="00082D83" w:rsidP="005B4073">
      <w:pPr>
        <w:pStyle w:val="L-Bullets"/>
      </w:pPr>
      <w:r w:rsidRPr="005B4073">
        <w:t>Evaluate performance of classification and regression models</w:t>
      </w:r>
    </w:p>
    <w:p w14:paraId="77944269" w14:textId="54FED9CF" w:rsidR="00B708D1" w:rsidRDefault="00B708D1" w:rsidP="005B4073">
      <w:pPr>
        <w:pStyle w:val="H1-Topic"/>
        <w:rPr>
          <w:ins w:id="5" w:author="Aaron England" w:date="2019-05-07T06:34:00Z"/>
        </w:rPr>
      </w:pPr>
      <w:ins w:id="6" w:author="Aaron England" w:date="2019-05-07T06:34:00Z">
        <w:r>
          <w:t>Preface</w:t>
        </w:r>
      </w:ins>
    </w:p>
    <w:p w14:paraId="24A366EB" w14:textId="77777777" w:rsidR="009729C8" w:rsidRPr="005B4073" w:rsidRDefault="009729C8" w:rsidP="009729C8">
      <w:pPr>
        <w:pStyle w:val="P-Regular"/>
        <w:rPr>
          <w:ins w:id="7" w:author="Aaron England" w:date="2019-05-07T06:35:00Z"/>
        </w:rPr>
      </w:pPr>
      <w:ins w:id="8" w:author="Aaron England" w:date="2019-05-07T06:35:00Z">
        <w:r w:rsidRPr="005B4073">
          <w:t xml:space="preserve">To get started with </w:t>
        </w:r>
        <w:proofErr w:type="spellStart"/>
        <w:r w:rsidRPr="005B4073">
          <w:t>scikit</w:t>
        </w:r>
        <w:proofErr w:type="spellEnd"/>
        <w:r w:rsidRPr="005B4073">
          <w:t>-learn, we will begin by installing the library on our local machine. We will then cover how to preprocess our data’s features by creating dummy variables, scaling the features, and splitting them it into training and testing data sets.</w:t>
        </w:r>
      </w:ins>
    </w:p>
    <w:p w14:paraId="2BB0080F" w14:textId="77777777" w:rsidR="009729C8" w:rsidRPr="005B4073" w:rsidRDefault="009729C8" w:rsidP="009729C8">
      <w:pPr>
        <w:pStyle w:val="H2-General"/>
        <w:rPr>
          <w:ins w:id="9" w:author="Aaron England" w:date="2019-05-07T06:35:00Z"/>
        </w:rPr>
      </w:pPr>
      <w:commentRangeStart w:id="10"/>
      <w:commentRangeStart w:id="11"/>
      <w:ins w:id="12" w:author="Aaron England" w:date="2019-05-07T06:35:00Z">
        <w:r w:rsidRPr="005B4073">
          <w:t>Installation</w:t>
        </w:r>
      </w:ins>
    </w:p>
    <w:p w14:paraId="1B31F441" w14:textId="77777777" w:rsidR="009729C8" w:rsidRPr="005B4073" w:rsidRDefault="009729C8" w:rsidP="009729C8">
      <w:pPr>
        <w:pStyle w:val="P-Regular"/>
        <w:rPr>
          <w:ins w:id="13" w:author="Aaron England" w:date="2019-05-07T06:35:00Z"/>
        </w:rPr>
      </w:pPr>
      <w:proofErr w:type="spellStart"/>
      <w:ins w:id="14" w:author="Aaron England" w:date="2019-05-07T06:35:00Z">
        <w:r w:rsidRPr="005B4073">
          <w:t>Scikit</w:t>
        </w:r>
        <w:proofErr w:type="spellEnd"/>
        <w:r w:rsidRPr="005B4073">
          <w:t xml:space="preserve">-learn is natively installed in the Anaconda distribution of Python as well as some Docker images, but it can also be installed with pip. However, as a prerequisite for </w:t>
        </w:r>
        <w:proofErr w:type="spellStart"/>
        <w:r w:rsidRPr="005B4073">
          <w:t>Scikit-learn’s</w:t>
        </w:r>
        <w:proofErr w:type="spellEnd"/>
        <w:r w:rsidRPr="005B4073">
          <w:t xml:space="preserve"> installation, </w:t>
        </w:r>
        <w:proofErr w:type="spellStart"/>
        <w:r w:rsidRPr="005B4073">
          <w:t>NumPy</w:t>
        </w:r>
        <w:proofErr w:type="spellEnd"/>
        <w:r w:rsidRPr="005B4073">
          <w:t xml:space="preserve"> and </w:t>
        </w:r>
        <w:proofErr w:type="spellStart"/>
        <w:r w:rsidRPr="005B4073">
          <w:t>SciPy</w:t>
        </w:r>
        <w:proofErr w:type="spellEnd"/>
        <w:r w:rsidRPr="005B4073">
          <w:t xml:space="preserve"> must be installed. Once </w:t>
        </w:r>
        <w:proofErr w:type="spellStart"/>
        <w:r w:rsidRPr="005B4073">
          <w:t>NumPy</w:t>
        </w:r>
        <w:proofErr w:type="spellEnd"/>
        <w:r w:rsidRPr="005B4073">
          <w:t xml:space="preserve"> and </w:t>
        </w:r>
        <w:proofErr w:type="spellStart"/>
        <w:r w:rsidRPr="005B4073">
          <w:t>SciPy</w:t>
        </w:r>
        <w:proofErr w:type="spellEnd"/>
        <w:r w:rsidRPr="005B4073">
          <w:t xml:space="preserve"> have been installed, </w:t>
        </w:r>
        <w:proofErr w:type="spellStart"/>
        <w:r w:rsidRPr="005B4073">
          <w:t>scikit</w:t>
        </w:r>
        <w:proofErr w:type="spellEnd"/>
        <w:r w:rsidRPr="005B4073">
          <w:t xml:space="preserve">-learn can be installed from the terminal using pip install </w:t>
        </w:r>
        <w:proofErr w:type="spellStart"/>
        <w:r w:rsidRPr="005B4073">
          <w:t>scikit</w:t>
        </w:r>
        <w:proofErr w:type="spellEnd"/>
        <w:r w:rsidRPr="005B4073">
          <w:t>-learn.</w:t>
        </w:r>
        <w:commentRangeEnd w:id="10"/>
        <w:r>
          <w:rPr>
            <w:rStyle w:val="CommentReference"/>
            <w:rFonts w:eastAsiaTheme="minorHAnsi" w:cstheme="minorBidi"/>
            <w:lang w:val="en-IN"/>
          </w:rPr>
          <w:commentReference w:id="10"/>
        </w:r>
        <w:commentRangeEnd w:id="11"/>
        <w:r>
          <w:rPr>
            <w:rStyle w:val="CommentReference"/>
            <w:rFonts w:eastAsiaTheme="minorHAnsi" w:cstheme="minorBidi"/>
            <w:lang w:val="en-US"/>
          </w:rPr>
          <w:commentReference w:id="11"/>
        </w:r>
      </w:ins>
    </w:p>
    <w:p w14:paraId="66741C0E" w14:textId="77777777" w:rsidR="009729C8" w:rsidRPr="005B4073" w:rsidRDefault="009729C8" w:rsidP="009729C8">
      <w:pPr>
        <w:pStyle w:val="P-Regular"/>
        <w:rPr>
          <w:ins w:id="15" w:author="Aaron England" w:date="2019-05-07T06:35:00Z"/>
        </w:rPr>
      </w:pPr>
    </w:p>
    <w:p w14:paraId="0F653901" w14:textId="77777777" w:rsidR="009729C8" w:rsidRPr="005B4073" w:rsidRDefault="009729C8" w:rsidP="009729C8">
      <w:pPr>
        <w:pStyle w:val="P-Regular"/>
        <w:rPr>
          <w:ins w:id="16" w:author="Aaron England" w:date="2019-05-07T06:35:00Z"/>
        </w:rPr>
      </w:pPr>
      <w:ins w:id="17" w:author="Aaron England" w:date="2019-05-07T06:35:00Z">
        <w:r>
          <w:t>You verify if</w:t>
        </w:r>
        <w:r w:rsidRPr="005B4073">
          <w:t xml:space="preserve"> </w:t>
        </w:r>
        <w:proofErr w:type="spellStart"/>
        <w:r w:rsidRPr="005B4073">
          <w:t>scikit</w:t>
        </w:r>
        <w:proofErr w:type="spellEnd"/>
        <w:r w:rsidRPr="005B4073">
          <w:t xml:space="preserve">-learn is installed </w:t>
        </w:r>
        <w:r>
          <w:t xml:space="preserve">on your machine by </w:t>
        </w:r>
        <w:r w:rsidRPr="005B4073">
          <w:t>using</w:t>
        </w:r>
        <w:r>
          <w:t xml:space="preserve"> the following command</w:t>
        </w:r>
        <w:r w:rsidRPr="005B4073">
          <w:t>:</w:t>
        </w:r>
      </w:ins>
    </w:p>
    <w:p w14:paraId="39488EC4" w14:textId="77777777" w:rsidR="009729C8" w:rsidRPr="005B4073" w:rsidRDefault="009729C8" w:rsidP="009729C8">
      <w:pPr>
        <w:pStyle w:val="SC-Source"/>
        <w:rPr>
          <w:ins w:id="18" w:author="Aaron England" w:date="2019-05-07T06:35:00Z"/>
        </w:rPr>
      </w:pPr>
      <w:proofErr w:type="gramStart"/>
      <w:ins w:id="19" w:author="Aaron England" w:date="2019-05-07T06:35:00Z">
        <w:r w:rsidRPr="005B4073">
          <w:t>import</w:t>
        </w:r>
        <w:proofErr w:type="gramEnd"/>
        <w:r w:rsidRPr="005B4073">
          <w:t xml:space="preserve"> </w:t>
        </w:r>
        <w:proofErr w:type="spellStart"/>
        <w:r w:rsidRPr="005B4073">
          <w:t>sklearn</w:t>
        </w:r>
        <w:proofErr w:type="spellEnd"/>
      </w:ins>
    </w:p>
    <w:p w14:paraId="2F99BFE8" w14:textId="77777777" w:rsidR="009729C8" w:rsidRPr="005B4073" w:rsidRDefault="009729C8" w:rsidP="009729C8">
      <w:pPr>
        <w:pStyle w:val="SC-Source"/>
        <w:rPr>
          <w:ins w:id="20" w:author="Aaron England" w:date="2019-05-07T06:35:00Z"/>
        </w:rPr>
      </w:pPr>
      <w:proofErr w:type="gramStart"/>
      <w:ins w:id="21" w:author="Aaron England" w:date="2019-05-07T06:35:00Z">
        <w:r w:rsidRPr="005B4073">
          <w:t>print(</w:t>
        </w:r>
        <w:proofErr w:type="spellStart"/>
        <w:proofErr w:type="gramEnd"/>
        <w:r w:rsidRPr="005B4073">
          <w:t>sklearn</w:t>
        </w:r>
        <w:proofErr w:type="spellEnd"/>
        <w:r w:rsidRPr="005B4073">
          <w:t>.__version__)</w:t>
        </w:r>
      </w:ins>
    </w:p>
    <w:p w14:paraId="386404CB" w14:textId="77777777" w:rsidR="009729C8" w:rsidRPr="005B4073" w:rsidRDefault="009729C8" w:rsidP="009729C8">
      <w:pPr>
        <w:pStyle w:val="P-Regular"/>
        <w:rPr>
          <w:ins w:id="22" w:author="Aaron England" w:date="2019-05-07T06:35:00Z"/>
        </w:rPr>
      </w:pPr>
      <w:ins w:id="23" w:author="Aaron England" w:date="2019-05-07T06:35:00Z">
        <w:r>
          <w:t xml:space="preserve">As a result, the version of </w:t>
        </w:r>
        <w:proofErr w:type="spellStart"/>
        <w:r>
          <w:t>scikit</w:t>
        </w:r>
        <w:proofErr w:type="spellEnd"/>
        <w:r>
          <w:t xml:space="preserve">-learn installed on your system will be displayed </w:t>
        </w:r>
        <w:commentRangeStart w:id="24"/>
        <w:commentRangeStart w:id="25"/>
        <w:r>
          <w:t>as follows</w:t>
        </w:r>
        <w:r w:rsidRPr="005B4073">
          <w:t>:</w:t>
        </w:r>
        <w:commentRangeEnd w:id="24"/>
        <w:r>
          <w:rPr>
            <w:rStyle w:val="CommentReference"/>
            <w:rFonts w:eastAsiaTheme="minorHAnsi" w:cstheme="minorBidi"/>
            <w:lang w:val="en-IN"/>
          </w:rPr>
          <w:commentReference w:id="24"/>
        </w:r>
        <w:commentRangeEnd w:id="25"/>
        <w:r>
          <w:rPr>
            <w:rStyle w:val="CommentReference"/>
            <w:rFonts w:eastAsiaTheme="minorHAnsi" w:cstheme="minorBidi"/>
            <w:lang w:val="en-US"/>
          </w:rPr>
          <w:commentReference w:id="25"/>
        </w:r>
      </w:ins>
    </w:p>
    <w:p w14:paraId="7018AD98" w14:textId="77777777" w:rsidR="009729C8" w:rsidRPr="005B4073" w:rsidRDefault="009729C8" w:rsidP="009729C8">
      <w:pPr>
        <w:pStyle w:val="IMG-Caption"/>
        <w:rPr>
          <w:ins w:id="26" w:author="Aaron England" w:date="2019-05-07T06:35:00Z"/>
        </w:rPr>
      </w:pPr>
      <w:ins w:id="27" w:author="Aaron England" w:date="2019-05-07T06:35:00Z">
        <w:r w:rsidRPr="005B4073">
          <w:rPr>
            <w:noProof/>
            <w:lang w:val="en-US"/>
          </w:rPr>
          <w:drawing>
            <wp:inline distT="0" distB="0" distL="0" distR="0" wp14:anchorId="1329D34B" wp14:editId="469BAAE7">
              <wp:extent cx="5943600" cy="151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1765"/>
                      </a:xfrm>
                      <a:prstGeom prst="rect">
                        <a:avLst/>
                      </a:prstGeom>
                    </pic:spPr>
                  </pic:pic>
                </a:graphicData>
              </a:graphic>
            </wp:inline>
          </w:drawing>
        </w:r>
      </w:ins>
    </w:p>
    <w:p w14:paraId="7DC895DA" w14:textId="77777777" w:rsidR="009729C8" w:rsidRPr="005B4073" w:rsidRDefault="009729C8" w:rsidP="009729C8">
      <w:pPr>
        <w:pStyle w:val="IMG-Caption"/>
        <w:rPr>
          <w:ins w:id="28" w:author="Aaron England" w:date="2019-05-07T06:35:00Z"/>
        </w:rPr>
      </w:pPr>
      <w:ins w:id="29" w:author="Aaron England" w:date="2019-05-07T06:35:00Z">
        <w:r w:rsidRPr="005B4073">
          <w:t xml:space="preserve">Figure 2.x: Version of </w:t>
        </w:r>
        <w:proofErr w:type="spellStart"/>
        <w:r w:rsidRPr="005B4073">
          <w:t>scikit</w:t>
        </w:r>
        <w:proofErr w:type="spellEnd"/>
        <w:r w:rsidRPr="005B4073">
          <w:t>-learn installed</w:t>
        </w:r>
      </w:ins>
    </w:p>
    <w:p w14:paraId="4BCB6627" w14:textId="77777777" w:rsidR="00B708D1" w:rsidRDefault="00B708D1" w:rsidP="005B4073">
      <w:pPr>
        <w:pStyle w:val="H1-Topic"/>
        <w:rPr>
          <w:ins w:id="30" w:author="Aaron England" w:date="2019-05-07T06:34:00Z"/>
        </w:rPr>
      </w:pPr>
    </w:p>
    <w:p w14:paraId="40B3F363" w14:textId="0DC4A3C5" w:rsidR="00871603" w:rsidRPr="005B4073" w:rsidRDefault="00871603" w:rsidP="005B4073">
      <w:pPr>
        <w:pStyle w:val="H1-Topic"/>
      </w:pPr>
      <w:r w:rsidRPr="005B4073">
        <w:t>Introduction</w:t>
      </w:r>
    </w:p>
    <w:p w14:paraId="528CF41B" w14:textId="77777777" w:rsidR="003C4D3A" w:rsidRPr="005B4073" w:rsidRDefault="00871603" w:rsidP="005B4073">
      <w:pPr>
        <w:pStyle w:val="SB-Sidebar"/>
      </w:pPr>
      <w:r w:rsidRPr="005B4073">
        <w:t xml:space="preserve">Present x: Brief introduction to ML via </w:t>
      </w:r>
      <w:proofErr w:type="spellStart"/>
      <w:r w:rsidRPr="005B4073">
        <w:t>S</w:t>
      </w:r>
      <w:r w:rsidR="000507B4" w:rsidRPr="005B4073">
        <w:t>ci</w:t>
      </w:r>
      <w:r w:rsidRPr="005B4073">
        <w:t>k</w:t>
      </w:r>
      <w:r w:rsidR="00E54E18" w:rsidRPr="005B4073">
        <w:t>it</w:t>
      </w:r>
      <w:proofErr w:type="spellEnd"/>
      <w:r w:rsidR="00E54E18" w:rsidRPr="005B4073">
        <w:t>-</w:t>
      </w:r>
      <w:r w:rsidR="000507B4" w:rsidRPr="005B4073">
        <w:t>L</w:t>
      </w:r>
      <w:r w:rsidRPr="005B4073">
        <w:t>earn</w:t>
      </w:r>
    </w:p>
    <w:p w14:paraId="2ABAAD63" w14:textId="77777777" w:rsidR="00DE053A" w:rsidRDefault="00E54E18" w:rsidP="005B4073">
      <w:pPr>
        <w:pStyle w:val="P-Regular"/>
        <w:rPr>
          <w:ins w:id="31" w:author="Aaron England" w:date="2019-05-07T06:34:00Z"/>
        </w:rPr>
      </w:pPr>
      <w:proofErr w:type="spellStart"/>
      <w:r w:rsidRPr="005B4073">
        <w:lastRenderedPageBreak/>
        <w:t>Scikit</w:t>
      </w:r>
      <w:proofErr w:type="spellEnd"/>
      <w:r w:rsidRPr="005B4073">
        <w:t>-</w:t>
      </w:r>
      <w:r w:rsidR="00EF4C54" w:rsidRPr="005B4073">
        <w:t>learn is</w:t>
      </w:r>
      <w:r w:rsidR="005012C8" w:rsidRPr="005B4073">
        <w:t xml:space="preserve"> a free,</w:t>
      </w:r>
      <w:r w:rsidR="00EF4C54" w:rsidRPr="005B4073">
        <w:t xml:space="preserve"> open-source library built for Python</w:t>
      </w:r>
      <w:r w:rsidR="004F488B" w:rsidRPr="005B4073">
        <w:t xml:space="preserve"> that </w:t>
      </w:r>
      <w:r w:rsidR="00EF4C54" w:rsidRPr="005B4073">
        <w:t>contain</w:t>
      </w:r>
      <w:r w:rsidR="004F488B" w:rsidRPr="005B4073">
        <w:t>s an assortment of</w:t>
      </w:r>
      <w:r w:rsidR="00EF4C54" w:rsidRPr="005B4073">
        <w:t xml:space="preserve"> </w:t>
      </w:r>
      <w:r w:rsidR="00AD0DC4" w:rsidRPr="005B4073">
        <w:t>supervised and unsupervised</w:t>
      </w:r>
      <w:r w:rsidR="004F488B" w:rsidRPr="005B4073">
        <w:t xml:space="preserve"> </w:t>
      </w:r>
      <w:r w:rsidR="00EF4C54" w:rsidRPr="005B4073">
        <w:t>machine learning</w:t>
      </w:r>
      <w:r w:rsidR="004F488B" w:rsidRPr="005B4073">
        <w:t xml:space="preserve"> algorithms.</w:t>
      </w:r>
      <w:r w:rsidRPr="005B4073">
        <w:t xml:space="preserve"> Additionally, </w:t>
      </w:r>
      <w:proofErr w:type="spellStart"/>
      <w:r w:rsidRPr="005B4073">
        <w:t>scikit</w:t>
      </w:r>
      <w:proofErr w:type="spellEnd"/>
      <w:r w:rsidRPr="005B4073">
        <w:t>-</w:t>
      </w:r>
      <w:r w:rsidR="000507B4" w:rsidRPr="005B4073">
        <w:t xml:space="preserve">learn </w:t>
      </w:r>
      <w:r w:rsidR="00705D27" w:rsidRPr="005B4073">
        <w:t>provides functions for data preprocessing</w:t>
      </w:r>
      <w:r w:rsidR="00C35404" w:rsidRPr="005B4073">
        <w:t xml:space="preserve">, </w:t>
      </w:r>
      <w:proofErr w:type="spellStart"/>
      <w:r w:rsidR="00206528" w:rsidRPr="005B4073">
        <w:t>hyperparameter</w:t>
      </w:r>
      <w:proofErr w:type="spellEnd"/>
      <w:r w:rsidR="00C35404" w:rsidRPr="005B4073">
        <w:t xml:space="preserve"> tuning,</w:t>
      </w:r>
      <w:r w:rsidR="00705D27" w:rsidRPr="005B4073">
        <w:t xml:space="preserve"> and model evaluation</w:t>
      </w:r>
      <w:r w:rsidR="00DC5984">
        <w:t>, which we shall be covering in the upcoming chapters</w:t>
      </w:r>
      <w:r w:rsidR="00705D27" w:rsidRPr="005B4073">
        <w:t xml:space="preserve">. </w:t>
      </w:r>
      <w:proofErr w:type="spellStart"/>
      <w:r w:rsidR="00D37C27" w:rsidRPr="005B4073">
        <w:t>Scikit</w:t>
      </w:r>
      <w:proofErr w:type="spellEnd"/>
      <w:r w:rsidR="00D37C27" w:rsidRPr="005B4073">
        <w:t>-learn</w:t>
      </w:r>
      <w:r w:rsidR="008B5DC1" w:rsidRPr="005B4073">
        <w:t xml:space="preserve"> streamlines the model building process and is easy to install on a wide variety of platforms. </w:t>
      </w:r>
      <w:r w:rsidR="00622DA2" w:rsidRPr="005B4073">
        <w:t xml:space="preserve">Started in 2007 </w:t>
      </w:r>
      <w:r w:rsidR="00512D6C" w:rsidRPr="005B4073">
        <w:t>as a Google Summer of Code project</w:t>
      </w:r>
      <w:r w:rsidR="00B8482B" w:rsidRPr="005B4073">
        <w:t xml:space="preserve"> by David </w:t>
      </w:r>
      <w:proofErr w:type="spellStart"/>
      <w:r w:rsidR="00B8482B" w:rsidRPr="005B4073">
        <w:t>Corneapeau</w:t>
      </w:r>
      <w:proofErr w:type="spellEnd"/>
      <w:r w:rsidR="00622DA2" w:rsidRPr="005B4073">
        <w:t>, and after</w:t>
      </w:r>
      <w:r w:rsidR="00C268AD" w:rsidRPr="005B4073">
        <w:t xml:space="preserve"> a series of developments and releases</w:t>
      </w:r>
      <w:r w:rsidR="00622DA2" w:rsidRPr="005B4073">
        <w:t>,</w:t>
      </w:r>
      <w:r w:rsidR="00C268AD" w:rsidRPr="005B4073">
        <w:t xml:space="preserve"> </w:t>
      </w:r>
      <w:proofErr w:type="spellStart"/>
      <w:r w:rsidR="00C268AD" w:rsidRPr="005B4073">
        <w:t>scikit</w:t>
      </w:r>
      <w:proofErr w:type="spellEnd"/>
      <w:r w:rsidR="00C268AD" w:rsidRPr="005B4073">
        <w:t>-learn has evolved into one of the premier tools used</w:t>
      </w:r>
      <w:r w:rsidR="00272D57" w:rsidRPr="005B4073">
        <w:t xml:space="preserve"> by academics and professionals for general purpose machine learning.</w:t>
      </w:r>
      <w:del w:id="32" w:author="Aaron England" w:date="2019-05-07T06:30:00Z">
        <w:r w:rsidR="003C4D3A" w:rsidRPr="005B4073" w:rsidDel="005E18C8">
          <w:delText xml:space="preserve"> In this </w:delText>
        </w:r>
        <w:commentRangeStart w:id="33"/>
        <w:commentRangeStart w:id="34"/>
        <w:r w:rsidR="003C4D3A" w:rsidRPr="005B4073" w:rsidDel="005E18C8">
          <w:delText>lesson,</w:delText>
        </w:r>
      </w:del>
      <w:ins w:id="35" w:author="Aaron England" w:date="2019-05-07T06:30:00Z">
        <w:r w:rsidR="005E18C8" w:rsidRPr="005B4073" w:rsidDel="005E18C8">
          <w:t xml:space="preserve"> </w:t>
        </w:r>
      </w:ins>
    </w:p>
    <w:p w14:paraId="628DFEAC" w14:textId="115DFC5B" w:rsidR="00DE053A" w:rsidRPr="005B4073" w:rsidRDefault="00DE053A" w:rsidP="00DE053A">
      <w:pPr>
        <w:pStyle w:val="P-Regular"/>
        <w:rPr>
          <w:ins w:id="36" w:author="Aaron England" w:date="2019-05-07T06:34:00Z"/>
        </w:rPr>
      </w:pPr>
      <w:ins w:id="37" w:author="Aaron England" w:date="2019-05-07T06:34:00Z">
        <w:r w:rsidRPr="005B4073">
          <w:t xml:space="preserve">In this chapter, </w:t>
        </w:r>
        <w:commentRangeStart w:id="38"/>
        <w:commentRangeStart w:id="39"/>
        <w:r w:rsidRPr="005B4073">
          <w:t>we will be learning</w:t>
        </w:r>
        <w:r>
          <w:t xml:space="preserve"> to build a variety of widely-used modeling algorithms. Namely,</w:t>
        </w:r>
        <w:r w:rsidRPr="005B4073">
          <w:t xml:space="preserve"> linear and logistic regression, support vector machines (SVM), decision trees, and random forests. First, we will cover linear and logistic regression.</w:t>
        </w:r>
        <w:commentRangeEnd w:id="38"/>
        <w:r>
          <w:rPr>
            <w:rStyle w:val="CommentReference"/>
            <w:rFonts w:eastAsiaTheme="minorHAnsi" w:cstheme="minorBidi"/>
            <w:lang w:val="en-IN"/>
          </w:rPr>
          <w:commentReference w:id="38"/>
        </w:r>
      </w:ins>
      <w:commentRangeEnd w:id="39"/>
      <w:ins w:id="40" w:author="Aaron England" w:date="2019-05-07T06:35:00Z">
        <w:r w:rsidR="008D6ADD">
          <w:rPr>
            <w:rStyle w:val="CommentReference"/>
            <w:rFonts w:eastAsiaTheme="minorHAnsi" w:cstheme="minorBidi"/>
            <w:lang w:val="en-US"/>
          </w:rPr>
          <w:commentReference w:id="39"/>
        </w:r>
      </w:ins>
    </w:p>
    <w:p w14:paraId="047D932B" w14:textId="569A81E9" w:rsidR="00B8482B" w:rsidRPr="005B4073" w:rsidRDefault="003C4D3A" w:rsidP="005B4073">
      <w:pPr>
        <w:pStyle w:val="P-Regular"/>
      </w:pPr>
      <w:del w:id="41" w:author="Aaron England" w:date="2019-05-07T06:30:00Z">
        <w:r w:rsidRPr="005B4073" w:rsidDel="005E18C8">
          <w:delText xml:space="preserve"> </w:delText>
        </w:r>
        <w:commentRangeEnd w:id="33"/>
        <w:r w:rsidR="00DC5984" w:rsidDel="005E18C8">
          <w:rPr>
            <w:rStyle w:val="CommentReference"/>
            <w:color w:val="FF40FF"/>
          </w:rPr>
          <w:commentReference w:id="33"/>
        </w:r>
      </w:del>
      <w:commentRangeEnd w:id="34"/>
      <w:r w:rsidR="00F23AD9">
        <w:rPr>
          <w:rStyle w:val="CommentReference"/>
          <w:rFonts w:eastAsiaTheme="minorHAnsi" w:cstheme="minorBidi"/>
          <w:lang w:val="en-US"/>
        </w:rPr>
        <w:commentReference w:id="34"/>
      </w:r>
    </w:p>
    <w:p w14:paraId="30CDB653" w14:textId="480820B7" w:rsidR="009F72E0" w:rsidRPr="005B4073" w:rsidDel="005E18C8" w:rsidRDefault="0025158C">
      <w:pPr>
        <w:pStyle w:val="P-Regular"/>
        <w:rPr>
          <w:del w:id="42" w:author="Aaron England" w:date="2019-05-07T06:30:00Z"/>
        </w:rPr>
        <w:pPrChange w:id="43" w:author="Aaron England" w:date="2019-05-07T06:30:00Z">
          <w:pPr>
            <w:pStyle w:val="H1-Topic"/>
          </w:pPr>
        </w:pPrChange>
      </w:pPr>
      <w:commentRangeStart w:id="44"/>
      <w:del w:id="45" w:author="Aaron England" w:date="2019-05-07T06:30:00Z">
        <w:r w:rsidRPr="005B4073" w:rsidDel="005E18C8">
          <w:delText>First steps with s</w:delText>
        </w:r>
        <w:r w:rsidR="008230B5" w:rsidRPr="005B4073" w:rsidDel="005E18C8">
          <w:delText>ci</w:delText>
        </w:r>
        <w:r w:rsidR="009F72E0" w:rsidRPr="005B4073" w:rsidDel="005E18C8">
          <w:delText>k</w:delText>
        </w:r>
        <w:r w:rsidR="008230B5" w:rsidRPr="005B4073" w:rsidDel="005E18C8">
          <w:delText xml:space="preserve">it </w:delText>
        </w:r>
        <w:r w:rsidR="009F72E0" w:rsidRPr="005B4073" w:rsidDel="005E18C8">
          <w:delText>learn</w:delText>
        </w:r>
        <w:commentRangeEnd w:id="44"/>
        <w:r w:rsidR="002B2EB2" w:rsidDel="005E18C8">
          <w:rPr>
            <w:rStyle w:val="CommentReference"/>
            <w:rFonts w:eastAsiaTheme="minorHAnsi" w:cstheme="minorBidi"/>
            <w:lang w:val="en-IN"/>
          </w:rPr>
          <w:commentReference w:id="44"/>
        </w:r>
      </w:del>
    </w:p>
    <w:p w14:paraId="5ED86598" w14:textId="08E79F85" w:rsidR="003D5E0A" w:rsidRPr="005B4073" w:rsidDel="005E18C8" w:rsidRDefault="003D5E0A" w:rsidP="005B4073">
      <w:pPr>
        <w:pStyle w:val="SB-Sidebar"/>
        <w:rPr>
          <w:del w:id="46" w:author="Aaron England" w:date="2019-05-07T06:30:00Z"/>
        </w:rPr>
      </w:pPr>
      <w:del w:id="47" w:author="Aaron England" w:date="2019-05-07T06:30:00Z">
        <w:r w:rsidRPr="005B4073" w:rsidDel="005E18C8">
          <w:delText>Present x: First steps with scikit-learn</w:delText>
        </w:r>
      </w:del>
    </w:p>
    <w:p w14:paraId="2EBE5116" w14:textId="2A9B5382" w:rsidR="003C4D3A" w:rsidRPr="005B4073" w:rsidDel="009729C8" w:rsidRDefault="003C4D3A" w:rsidP="005B4073">
      <w:pPr>
        <w:pStyle w:val="P-Regular"/>
        <w:rPr>
          <w:del w:id="48" w:author="Aaron England" w:date="2019-05-07T06:34:00Z"/>
        </w:rPr>
      </w:pPr>
      <w:del w:id="49" w:author="Aaron England" w:date="2019-05-07T06:34:00Z">
        <w:r w:rsidRPr="005B4073" w:rsidDel="009729C8">
          <w:delText xml:space="preserve">To get started with scikit-learn, we will begin by installing the library on our local machine. </w:delText>
        </w:r>
        <w:r w:rsidR="00833C69" w:rsidRPr="005B4073" w:rsidDel="009729C8">
          <w:delText xml:space="preserve">We will then cover how to preprocess </w:delText>
        </w:r>
        <w:r w:rsidR="00710B5D" w:rsidRPr="005B4073" w:rsidDel="009729C8">
          <w:delText xml:space="preserve">our data’s features </w:delText>
        </w:r>
        <w:r w:rsidR="00833C69" w:rsidRPr="005B4073" w:rsidDel="009729C8">
          <w:delText xml:space="preserve">by </w:delText>
        </w:r>
        <w:r w:rsidR="005B690D" w:rsidRPr="005B4073" w:rsidDel="009729C8">
          <w:delText xml:space="preserve">creating dummy variables, </w:delText>
        </w:r>
        <w:r w:rsidR="00EF088C" w:rsidRPr="005B4073" w:rsidDel="009729C8">
          <w:delText>scaling</w:delText>
        </w:r>
        <w:r w:rsidR="00710B5D" w:rsidRPr="005B4073" w:rsidDel="009729C8">
          <w:delText xml:space="preserve"> the features</w:delText>
        </w:r>
        <w:r w:rsidR="005B690D" w:rsidRPr="005B4073" w:rsidDel="009729C8">
          <w:delText>,</w:delText>
        </w:r>
        <w:r w:rsidR="00833C69" w:rsidRPr="005B4073" w:rsidDel="009729C8">
          <w:delText xml:space="preserve"> and splitting</w:delText>
        </w:r>
        <w:r w:rsidR="00710B5D" w:rsidRPr="005B4073" w:rsidDel="009729C8">
          <w:delText xml:space="preserve"> them</w:delText>
        </w:r>
        <w:r w:rsidR="00833C69" w:rsidRPr="005B4073" w:rsidDel="009729C8">
          <w:delText xml:space="preserve"> it into training and testing data sets.</w:delText>
        </w:r>
      </w:del>
    </w:p>
    <w:p w14:paraId="7675AD12" w14:textId="4FF5065B" w:rsidR="003C4D3A" w:rsidRPr="005B4073" w:rsidDel="009729C8" w:rsidRDefault="003C4D3A" w:rsidP="005B4073">
      <w:pPr>
        <w:pStyle w:val="H2-General"/>
        <w:rPr>
          <w:del w:id="50" w:author="Aaron England" w:date="2019-05-07T06:34:00Z"/>
        </w:rPr>
      </w:pPr>
      <w:commentRangeStart w:id="51"/>
      <w:commentRangeStart w:id="52"/>
      <w:del w:id="53" w:author="Aaron England" w:date="2019-05-07T06:34:00Z">
        <w:r w:rsidRPr="005B4073" w:rsidDel="009729C8">
          <w:delText>Installation</w:delText>
        </w:r>
      </w:del>
    </w:p>
    <w:p w14:paraId="1B7D7B42" w14:textId="50FB5FA8" w:rsidR="003C4D3A" w:rsidRPr="005B4073" w:rsidDel="009729C8" w:rsidRDefault="003C4D3A" w:rsidP="005B4073">
      <w:pPr>
        <w:pStyle w:val="P-Regular"/>
        <w:rPr>
          <w:del w:id="54" w:author="Aaron England" w:date="2019-05-07T06:34:00Z"/>
        </w:rPr>
      </w:pPr>
      <w:del w:id="55" w:author="Aaron England" w:date="2019-05-07T06:34:00Z">
        <w:r w:rsidRPr="005B4073" w:rsidDel="009729C8">
          <w:delText xml:space="preserve">Scikit-learn is natively installed in the </w:delText>
        </w:r>
        <w:r w:rsidR="007040E8" w:rsidRPr="005B4073" w:rsidDel="009729C8">
          <w:delText>Anaconda distribution of Python as well as some Docker images,</w:delText>
        </w:r>
        <w:r w:rsidRPr="005B4073" w:rsidDel="009729C8">
          <w:delText xml:space="preserve"> but it can also be installed with pip. However, as a prerequisite for Scikit-learn’s installation, NumPy and SciPy must be installed. Once NumPy and SciPy have been installed, scikit-learn can be installed from the terminal using pip install scikit-learn.</w:delText>
        </w:r>
        <w:commentRangeEnd w:id="51"/>
        <w:r w:rsidR="002B2EB2" w:rsidDel="009729C8">
          <w:rPr>
            <w:rStyle w:val="CommentReference"/>
            <w:rFonts w:eastAsiaTheme="minorHAnsi" w:cstheme="minorBidi"/>
            <w:lang w:val="en-IN"/>
          </w:rPr>
          <w:commentReference w:id="51"/>
        </w:r>
        <w:commentRangeEnd w:id="52"/>
        <w:r w:rsidR="00815EF7" w:rsidDel="009729C8">
          <w:rPr>
            <w:rStyle w:val="CommentReference"/>
            <w:rFonts w:eastAsiaTheme="minorHAnsi" w:cstheme="minorBidi"/>
            <w:lang w:val="en-US"/>
          </w:rPr>
          <w:commentReference w:id="52"/>
        </w:r>
      </w:del>
    </w:p>
    <w:p w14:paraId="37EE6639" w14:textId="569191F6" w:rsidR="004B13BC" w:rsidRPr="005B4073" w:rsidDel="009729C8" w:rsidRDefault="004B13BC" w:rsidP="005B4073">
      <w:pPr>
        <w:pStyle w:val="P-Regular"/>
        <w:rPr>
          <w:del w:id="56" w:author="Aaron England" w:date="2019-05-07T06:34:00Z"/>
        </w:rPr>
      </w:pPr>
    </w:p>
    <w:p w14:paraId="4FD46AFA" w14:textId="2E894165" w:rsidR="004B13BC" w:rsidRPr="005B4073" w:rsidDel="009729C8" w:rsidRDefault="00622398" w:rsidP="005B4073">
      <w:pPr>
        <w:pStyle w:val="P-Regular"/>
        <w:rPr>
          <w:del w:id="57" w:author="Aaron England" w:date="2019-05-07T06:34:00Z"/>
        </w:rPr>
      </w:pPr>
      <w:del w:id="58" w:author="Aaron England" w:date="2019-05-07T06:34:00Z">
        <w:r w:rsidDel="009729C8">
          <w:delText>You verify if</w:delText>
        </w:r>
        <w:r w:rsidR="004B13BC" w:rsidRPr="005B4073" w:rsidDel="009729C8">
          <w:delText xml:space="preserve"> scikit-learn is installed </w:delText>
        </w:r>
        <w:r w:rsidDel="009729C8">
          <w:delText xml:space="preserve">on your machine by </w:delText>
        </w:r>
        <w:r w:rsidR="004B13BC" w:rsidRPr="005B4073" w:rsidDel="009729C8">
          <w:delText>using</w:delText>
        </w:r>
        <w:r w:rsidDel="009729C8">
          <w:delText xml:space="preserve"> the following command</w:delText>
        </w:r>
        <w:r w:rsidR="004B13BC" w:rsidRPr="005B4073" w:rsidDel="009729C8">
          <w:delText>:</w:delText>
        </w:r>
      </w:del>
    </w:p>
    <w:p w14:paraId="0CE011D8" w14:textId="789A51E7" w:rsidR="004B13BC" w:rsidRPr="005B4073" w:rsidDel="009729C8" w:rsidRDefault="004B13BC" w:rsidP="005B4073">
      <w:pPr>
        <w:pStyle w:val="SC-Source"/>
        <w:rPr>
          <w:del w:id="59" w:author="Aaron England" w:date="2019-05-07T06:34:00Z"/>
        </w:rPr>
      </w:pPr>
      <w:del w:id="60" w:author="Aaron England" w:date="2019-05-07T06:34:00Z">
        <w:r w:rsidRPr="005B4073" w:rsidDel="009729C8">
          <w:delText>import sklearn</w:delText>
        </w:r>
      </w:del>
    </w:p>
    <w:p w14:paraId="0B1933DC" w14:textId="30D84E8F" w:rsidR="004B13BC" w:rsidRPr="005B4073" w:rsidDel="009729C8" w:rsidRDefault="004B13BC" w:rsidP="005B4073">
      <w:pPr>
        <w:pStyle w:val="SC-Source"/>
        <w:rPr>
          <w:del w:id="61" w:author="Aaron England" w:date="2019-05-07T06:34:00Z"/>
        </w:rPr>
      </w:pPr>
      <w:del w:id="62" w:author="Aaron England" w:date="2019-05-07T06:34:00Z">
        <w:r w:rsidRPr="005B4073" w:rsidDel="009729C8">
          <w:delText>print(sklearn.__version__)</w:delText>
        </w:r>
      </w:del>
    </w:p>
    <w:p w14:paraId="1FF86B11" w14:textId="6A963C7A" w:rsidR="00A52AE9" w:rsidRPr="005B4073" w:rsidDel="009729C8" w:rsidRDefault="00A52AE9" w:rsidP="005B4073">
      <w:pPr>
        <w:pStyle w:val="P-Regular"/>
        <w:rPr>
          <w:del w:id="63" w:author="Aaron England" w:date="2019-05-07T06:34:00Z"/>
        </w:rPr>
      </w:pPr>
      <w:commentRangeStart w:id="64"/>
      <w:commentRangeStart w:id="65"/>
      <w:del w:id="66" w:author="Aaron England" w:date="2019-05-07T06:32:00Z">
        <w:r w:rsidRPr="005B4073" w:rsidDel="007B01FD">
          <w:delText>Refer to the resultant output</w:delText>
        </w:r>
      </w:del>
      <w:del w:id="67" w:author="Aaron England" w:date="2019-05-07T06:34:00Z">
        <w:r w:rsidRPr="005B4073" w:rsidDel="009729C8">
          <w:delText>:</w:delText>
        </w:r>
        <w:commentRangeEnd w:id="64"/>
        <w:r w:rsidR="00930FBB" w:rsidDel="009729C8">
          <w:rPr>
            <w:rStyle w:val="CommentReference"/>
            <w:rFonts w:eastAsiaTheme="minorHAnsi" w:cstheme="minorBidi"/>
            <w:lang w:val="en-IN"/>
          </w:rPr>
          <w:commentReference w:id="64"/>
        </w:r>
        <w:commentRangeEnd w:id="65"/>
        <w:r w:rsidR="00DE053A" w:rsidDel="009729C8">
          <w:rPr>
            <w:rStyle w:val="CommentReference"/>
            <w:rFonts w:eastAsiaTheme="minorHAnsi" w:cstheme="minorBidi"/>
            <w:lang w:val="en-US"/>
          </w:rPr>
          <w:commentReference w:id="65"/>
        </w:r>
      </w:del>
    </w:p>
    <w:p w14:paraId="0A878DA9" w14:textId="7738B851" w:rsidR="004B13BC" w:rsidRPr="005B4073" w:rsidDel="009729C8" w:rsidRDefault="007C2913" w:rsidP="005B4073">
      <w:pPr>
        <w:pStyle w:val="IMG-Caption"/>
        <w:rPr>
          <w:del w:id="68" w:author="Aaron England" w:date="2019-05-07T06:34:00Z"/>
        </w:rPr>
      </w:pPr>
      <w:del w:id="69" w:author="Aaron England" w:date="2019-05-07T06:34:00Z">
        <w:r w:rsidRPr="005B4073" w:rsidDel="009729C8">
          <w:rPr>
            <w:b w:val="0"/>
            <w:noProof/>
          </w:rPr>
          <w:drawing>
            <wp:inline distT="0" distB="0" distL="0" distR="0" wp14:anchorId="39028E1C" wp14:editId="32129F17">
              <wp:extent cx="5943600" cy="151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1765"/>
                      </a:xfrm>
                      <a:prstGeom prst="rect">
                        <a:avLst/>
                      </a:prstGeom>
                    </pic:spPr>
                  </pic:pic>
                </a:graphicData>
              </a:graphic>
            </wp:inline>
          </w:drawing>
        </w:r>
      </w:del>
    </w:p>
    <w:p w14:paraId="0D5244E5" w14:textId="26AF0D71" w:rsidR="007C2913" w:rsidRPr="005B4073" w:rsidDel="009729C8" w:rsidRDefault="007C2913" w:rsidP="005B4073">
      <w:pPr>
        <w:pStyle w:val="IMG-Caption"/>
        <w:rPr>
          <w:del w:id="70" w:author="Aaron England" w:date="2019-05-07T06:34:00Z"/>
        </w:rPr>
      </w:pPr>
      <w:del w:id="71" w:author="Aaron England" w:date="2019-05-07T06:34:00Z">
        <w:r w:rsidRPr="005B4073" w:rsidDel="009729C8">
          <w:delText>Figure 2.x: Version of scikit-learn installed</w:delText>
        </w:r>
      </w:del>
    </w:p>
    <w:p w14:paraId="635F0CA3" w14:textId="38C4D717" w:rsidR="007C6AFD" w:rsidRPr="005B4073" w:rsidDel="00DE053A" w:rsidRDefault="00622398">
      <w:pPr>
        <w:pStyle w:val="P-Regular"/>
        <w:rPr>
          <w:del w:id="72" w:author="Aaron England" w:date="2019-05-07T06:34:00Z"/>
        </w:rPr>
        <w:pPrChange w:id="73" w:author="Aaron England" w:date="2019-05-07T06:34:00Z">
          <w:pPr>
            <w:pStyle w:val="P-Regular"/>
            <w:numPr>
              <w:numId w:val="39"/>
            </w:numPr>
            <w:ind w:left="720" w:hanging="360"/>
          </w:pPr>
        </w:pPrChange>
      </w:pPr>
      <w:del w:id="74" w:author="Aaron England" w:date="2019-05-07T06:34:00Z">
        <w:r w:rsidDel="00DE053A">
          <w:delText>We</w:delText>
        </w:r>
        <w:r w:rsidR="00D523B2" w:rsidRPr="005B4073" w:rsidDel="00DE053A">
          <w:delText xml:space="preserve"> can </w:delText>
        </w:r>
        <w:r w:rsidDel="00DE053A">
          <w:delText xml:space="preserve">now </w:delText>
        </w:r>
        <w:r w:rsidR="00D523B2" w:rsidRPr="005B4073" w:rsidDel="00DE053A">
          <w:delText xml:space="preserve">begin building machine learning models. In this chapter, </w:delText>
        </w:r>
        <w:commentRangeStart w:id="75"/>
        <w:r w:rsidR="00D523B2" w:rsidRPr="005B4073" w:rsidDel="00DE053A">
          <w:delText>we will be learning linear and logistic regression, support vector machines (SVM), decision trees, and random forests. First, we will cover linear and logistic regression.</w:delText>
        </w:r>
        <w:commentRangeEnd w:id="75"/>
        <w:r w:rsidR="00072897" w:rsidDel="00DE053A">
          <w:rPr>
            <w:rStyle w:val="CommentReference"/>
            <w:rFonts w:eastAsiaTheme="minorHAnsi" w:cstheme="minorBidi"/>
            <w:lang w:val="en-IN"/>
          </w:rPr>
          <w:commentReference w:id="75"/>
        </w:r>
      </w:del>
    </w:p>
    <w:p w14:paraId="27A58A7B" w14:textId="6DD0E378" w:rsidR="009F72E0" w:rsidRPr="005B4073" w:rsidRDefault="009F72E0" w:rsidP="005B4073">
      <w:pPr>
        <w:pStyle w:val="H1-Topic"/>
      </w:pPr>
      <w:r w:rsidRPr="005B4073">
        <w:t xml:space="preserve">Introduction to </w:t>
      </w:r>
      <w:r w:rsidR="00DB05E3" w:rsidRPr="005B4073">
        <w:t xml:space="preserve">linear and logistic </w:t>
      </w:r>
      <w:r w:rsidRPr="005B4073">
        <w:t>regression</w:t>
      </w:r>
    </w:p>
    <w:p w14:paraId="14BE5D30" w14:textId="77777777" w:rsidR="009F72E0" w:rsidRPr="005B4073" w:rsidRDefault="004472E7" w:rsidP="005B4073">
      <w:pPr>
        <w:pStyle w:val="SB-Sidebar"/>
      </w:pPr>
      <w:r w:rsidRPr="005B4073">
        <w:t xml:space="preserve">Present x: Introduction to </w:t>
      </w:r>
      <w:r w:rsidR="00981CE4" w:rsidRPr="005B4073">
        <w:t xml:space="preserve">linear and logistic </w:t>
      </w:r>
      <w:r w:rsidRPr="005B4073">
        <w:t>regression</w:t>
      </w:r>
    </w:p>
    <w:p w14:paraId="6609BF5F" w14:textId="77777777" w:rsidR="00CA4CA2" w:rsidRPr="005B4073" w:rsidRDefault="00317AD9" w:rsidP="005B4073">
      <w:pPr>
        <w:pStyle w:val="P-Regular"/>
      </w:pPr>
      <w:r w:rsidRPr="005B4073">
        <w:t>I</w:t>
      </w:r>
      <w:r w:rsidR="004472E7" w:rsidRPr="005B4073">
        <w:t xml:space="preserve">n regression, </w:t>
      </w:r>
      <w:r w:rsidR="000D4450" w:rsidRPr="005B4073">
        <w:t xml:space="preserve">a single dependent, or outcome, variable is predicted using 1 or more independent variables. </w:t>
      </w:r>
      <w:r w:rsidR="00CA4CA2" w:rsidRPr="005B4073">
        <w:t>Use-cases for regression include but are not limited to predicting:</w:t>
      </w:r>
    </w:p>
    <w:p w14:paraId="1EFF7D8D" w14:textId="77777777" w:rsidR="00CA4CA2" w:rsidRPr="005B4073" w:rsidRDefault="00CA4CA2" w:rsidP="005B4073">
      <w:pPr>
        <w:pStyle w:val="L-Bullets"/>
      </w:pPr>
      <w:r w:rsidRPr="005B4073">
        <w:t>win percentage given a variety of team statistics</w:t>
      </w:r>
    </w:p>
    <w:p w14:paraId="4A803C20" w14:textId="77777777" w:rsidR="00CA4CA2" w:rsidRPr="005B4073" w:rsidRDefault="00931902" w:rsidP="005B4073">
      <w:pPr>
        <w:pStyle w:val="L-Bullets"/>
      </w:pPr>
      <w:r w:rsidRPr="005B4073">
        <w:t xml:space="preserve">the </w:t>
      </w:r>
      <w:r w:rsidR="00CA4CA2" w:rsidRPr="005B4073">
        <w:t>risk of heart disease given</w:t>
      </w:r>
      <w:r w:rsidR="00653A18" w:rsidRPr="005B4073">
        <w:t xml:space="preserve"> family history and</w:t>
      </w:r>
      <w:r w:rsidR="00CA4CA2" w:rsidRPr="005B4073">
        <w:t xml:space="preserve"> a number of </w:t>
      </w:r>
      <w:r w:rsidR="00653A18" w:rsidRPr="005B4073">
        <w:t>physical and psychological characteristics</w:t>
      </w:r>
    </w:p>
    <w:p w14:paraId="348F706B" w14:textId="77777777" w:rsidR="00E64A46" w:rsidRPr="005B4073" w:rsidRDefault="00931902" w:rsidP="005B4073">
      <w:pPr>
        <w:pStyle w:val="L-Bullets"/>
      </w:pPr>
      <w:r w:rsidRPr="005B4073">
        <w:t xml:space="preserve">the </w:t>
      </w:r>
      <w:r w:rsidR="00E64A46" w:rsidRPr="005B4073">
        <w:t>likelihood of snowfall given a number of climate measurements</w:t>
      </w:r>
    </w:p>
    <w:p w14:paraId="75ADEAA0" w14:textId="71E268B6" w:rsidR="00F974F6" w:rsidRPr="005B4073" w:rsidRDefault="00653A18" w:rsidP="005B4073">
      <w:pPr>
        <w:pStyle w:val="P-Regular"/>
      </w:pPr>
      <w:r w:rsidRPr="005B4073">
        <w:t>Linear and logistic regression are popular choices for predicting</w:t>
      </w:r>
      <w:r w:rsidR="00311988" w:rsidRPr="005B4073">
        <w:t xml:space="preserve"> such aforementioned</w:t>
      </w:r>
      <w:r w:rsidR="006D6B5F" w:rsidRPr="005B4073">
        <w:t xml:space="preserve"> outcomes due to the ease and transparency of interpretability as well as</w:t>
      </w:r>
      <w:r w:rsidRPr="005B4073">
        <w:t xml:space="preserve"> the ability to extrapolate to values not seen in the training data. </w:t>
      </w:r>
      <w:r w:rsidR="001F4860" w:rsidRPr="005B4073">
        <w:t xml:space="preserve">The end goal of linear regression is to draw a straight line through the observations </w:t>
      </w:r>
      <w:r w:rsidR="006D6B5F" w:rsidRPr="005B4073">
        <w:t>that minimizes the absolute distance between the line and the observations</w:t>
      </w:r>
      <w:r w:rsidR="00EA1E90" w:rsidRPr="005B4073">
        <w:t xml:space="preserve"> (i.e., the line of best fit)</w:t>
      </w:r>
      <w:r w:rsidR="006D6B5F" w:rsidRPr="005B4073">
        <w:t xml:space="preserve">. </w:t>
      </w:r>
      <w:r w:rsidR="00EA1E90" w:rsidRPr="005B4073">
        <w:t>Therefore, i</w:t>
      </w:r>
      <w:r w:rsidR="00CF2519" w:rsidRPr="005B4073">
        <w:t>n linear regression, it is assumed that the relationship between the feature(s) and the</w:t>
      </w:r>
      <w:r w:rsidR="00626919" w:rsidRPr="005B4073">
        <w:t xml:space="preserve"> continuous</w:t>
      </w:r>
      <w:r w:rsidR="00CF2519" w:rsidRPr="005B4073">
        <w:t xml:space="preserve"> dependent variable follows a straight, linear, line. </w:t>
      </w:r>
      <w:r w:rsidR="006D6B5F" w:rsidRPr="005B4073">
        <w:t>L</w:t>
      </w:r>
      <w:r w:rsidR="00204D74" w:rsidRPr="005B4073">
        <w:t xml:space="preserve">ines are defined in slope-intercept form (i.e., </w:t>
      </w:r>
      <w:r w:rsidR="00204D74" w:rsidRPr="005D467F">
        <w:rPr>
          <w:rStyle w:val="P-Italics"/>
        </w:rPr>
        <w:t xml:space="preserve">y = </w:t>
      </w:r>
      <w:r w:rsidR="00842D18" w:rsidRPr="005D467F">
        <w:rPr>
          <w:rStyle w:val="P-Italics"/>
        </w:rPr>
        <w:t xml:space="preserve">a + </w:t>
      </w:r>
      <w:proofErr w:type="spellStart"/>
      <w:r w:rsidR="00842D18" w:rsidRPr="005D467F">
        <w:rPr>
          <w:rStyle w:val="P-Italics"/>
        </w:rPr>
        <w:t>b</w:t>
      </w:r>
      <w:r w:rsidR="00204D74" w:rsidRPr="005D467F">
        <w:rPr>
          <w:rStyle w:val="P-Italics"/>
        </w:rPr>
        <w:t>x</w:t>
      </w:r>
      <w:proofErr w:type="spellEnd"/>
      <w:r w:rsidR="00204D74" w:rsidRPr="005B4073">
        <w:t>)</w:t>
      </w:r>
      <w:r w:rsidR="00146860" w:rsidRPr="005B4073">
        <w:t xml:space="preserve"> where</w:t>
      </w:r>
      <w:r w:rsidR="009C038B" w:rsidRPr="005B4073">
        <w:t>as</w:t>
      </w:r>
      <w:r w:rsidR="00146860" w:rsidRPr="005B4073">
        <w:t xml:space="preserve"> </w:t>
      </w:r>
      <w:proofErr w:type="gramStart"/>
      <w:r w:rsidR="00146860" w:rsidRPr="005B4073">
        <w:rPr>
          <w:i/>
        </w:rPr>
        <w:t>a</w:t>
      </w:r>
      <w:r w:rsidR="00146860" w:rsidRPr="005B4073">
        <w:t xml:space="preserve"> is</w:t>
      </w:r>
      <w:proofErr w:type="gramEnd"/>
      <w:r w:rsidR="00146860" w:rsidRPr="005B4073">
        <w:t xml:space="preserve"> the intercept (i.e., the value of </w:t>
      </w:r>
      <w:r w:rsidR="00146860" w:rsidRPr="005D467F">
        <w:rPr>
          <w:rStyle w:val="P-Italics"/>
        </w:rPr>
        <w:t>y</w:t>
      </w:r>
      <w:r w:rsidR="00146860" w:rsidRPr="005B4073">
        <w:t xml:space="preserve"> when </w:t>
      </w:r>
      <w:r w:rsidR="00146860" w:rsidRPr="005D467F">
        <w:rPr>
          <w:rStyle w:val="P-Italics"/>
        </w:rPr>
        <w:t>x</w:t>
      </w:r>
      <w:r w:rsidR="00146860" w:rsidRPr="005B4073">
        <w:t xml:space="preserve"> is 0), </w:t>
      </w:r>
      <w:r w:rsidR="00146860" w:rsidRPr="005B4073">
        <w:rPr>
          <w:i/>
        </w:rPr>
        <w:t>b</w:t>
      </w:r>
      <w:r w:rsidR="00146860" w:rsidRPr="005B4073">
        <w:t xml:space="preserve"> is the slope, and </w:t>
      </w:r>
      <w:r w:rsidR="00146860" w:rsidRPr="00122DC8">
        <w:rPr>
          <w:rStyle w:val="P-Italics"/>
        </w:rPr>
        <w:t>x</w:t>
      </w:r>
      <w:r w:rsidR="00146860" w:rsidRPr="005B4073">
        <w:t xml:space="preserve"> is the independent variable.</w:t>
      </w:r>
      <w:r w:rsidR="009C038B" w:rsidRPr="005B4073">
        <w:t xml:space="preserve"> </w:t>
      </w:r>
      <w:r w:rsidR="00133505" w:rsidRPr="005B4073">
        <w:t xml:space="preserve">There are two types of linear regression: simple linear regression and multiple linear regression. </w:t>
      </w:r>
    </w:p>
    <w:p w14:paraId="574904F2" w14:textId="77777777" w:rsidR="00F974F6" w:rsidRPr="005B4073" w:rsidRDefault="00F974F6" w:rsidP="00122DC8">
      <w:pPr>
        <w:pStyle w:val="H2-General"/>
      </w:pPr>
      <w:r w:rsidRPr="005B4073">
        <w:t>Simple linear regression</w:t>
      </w:r>
    </w:p>
    <w:p w14:paraId="274FA78F" w14:textId="77777777" w:rsidR="00916438" w:rsidRPr="005B4073" w:rsidRDefault="00916438" w:rsidP="00122DC8">
      <w:pPr>
        <w:pStyle w:val="SB-Sidebar"/>
      </w:pPr>
      <w:r w:rsidRPr="005B4073">
        <w:t>Present x: Simple linear regression</w:t>
      </w:r>
    </w:p>
    <w:p w14:paraId="35DBE527" w14:textId="15D7F273" w:rsidR="00135C5A" w:rsidRPr="005B4073" w:rsidRDefault="00626919" w:rsidP="00122DC8">
      <w:pPr>
        <w:pStyle w:val="P-Regular"/>
      </w:pPr>
      <w:r w:rsidRPr="005B4073">
        <w:t xml:space="preserve">Simple linear regression models define the relationship between </w:t>
      </w:r>
      <w:r w:rsidR="00622398">
        <w:t>one</w:t>
      </w:r>
      <w:r w:rsidR="00622398" w:rsidRPr="005B4073">
        <w:t xml:space="preserve"> </w:t>
      </w:r>
      <w:r w:rsidRPr="005B4073">
        <w:t>feature and the con</w:t>
      </w:r>
      <w:r w:rsidR="00714AB4" w:rsidRPr="005B4073">
        <w:t xml:space="preserve">tinuous outcome variable using </w:t>
      </w:r>
      <w:r w:rsidR="00714AB4" w:rsidRPr="005D467F">
        <w:rPr>
          <w:rStyle w:val="P-Italics"/>
        </w:rPr>
        <w:t>y</w:t>
      </w:r>
      <w:r w:rsidRPr="005D467F">
        <w:rPr>
          <w:rStyle w:val="P-Italics"/>
        </w:rPr>
        <w:t xml:space="preserve"> = </w:t>
      </w:r>
      <w:r w:rsidR="00714AB4" w:rsidRPr="005D467F">
        <w:rPr>
          <w:rStyle w:val="P-Italics"/>
        </w:rPr>
        <w:t xml:space="preserve">α </w:t>
      </w:r>
      <w:r w:rsidRPr="005D467F">
        <w:rPr>
          <w:rStyle w:val="P-Italics"/>
        </w:rPr>
        <w:t xml:space="preserve">+ </w:t>
      </w:r>
      <w:r w:rsidR="00714AB4" w:rsidRPr="005D467F">
        <w:rPr>
          <w:rStyle w:val="P-Italics"/>
        </w:rPr>
        <w:t>β</w:t>
      </w:r>
      <w:r w:rsidRPr="005D467F">
        <w:rPr>
          <w:rStyle w:val="P-Italics"/>
        </w:rPr>
        <w:t>x</w:t>
      </w:r>
      <w:r w:rsidR="00714AB4" w:rsidRPr="005B4073">
        <w:t xml:space="preserve">. This equation is similar to the slope-intercept form whereas </w:t>
      </w:r>
      <w:r w:rsidR="00714AB4" w:rsidRPr="005B4073">
        <w:rPr>
          <w:i/>
        </w:rPr>
        <w:t>y</w:t>
      </w:r>
      <w:r w:rsidR="00714AB4" w:rsidRPr="005B4073">
        <w:t xml:space="preserve"> denotes the predicted value of the dependent variable, </w:t>
      </w:r>
      <w:r w:rsidR="00714AB4" w:rsidRPr="005B4073">
        <w:rPr>
          <w:i/>
        </w:rPr>
        <w:t>α</w:t>
      </w:r>
      <w:r w:rsidR="00714AB4" w:rsidRPr="005B4073">
        <w:t xml:space="preserve"> denotes the intercept, </w:t>
      </w:r>
      <w:r w:rsidR="00714AB4" w:rsidRPr="005D467F">
        <w:rPr>
          <w:rStyle w:val="P-Italics"/>
        </w:rPr>
        <w:t>β</w:t>
      </w:r>
      <w:r w:rsidR="00653A18" w:rsidRPr="005B4073">
        <w:t xml:space="preserve"> (beta)</w:t>
      </w:r>
      <w:r w:rsidR="00714AB4" w:rsidRPr="005B4073">
        <w:t xml:space="preserve"> represents the slope, and </w:t>
      </w:r>
      <w:r w:rsidR="00714AB4" w:rsidRPr="005D467F">
        <w:rPr>
          <w:rStyle w:val="P-Italics"/>
        </w:rPr>
        <w:t>x</w:t>
      </w:r>
      <w:r w:rsidR="00714AB4" w:rsidRPr="005B4073">
        <w:t xml:space="preserve"> is the value of the independent variable.</w:t>
      </w:r>
      <w:r w:rsidR="00EC0485" w:rsidRPr="005B4073">
        <w:t xml:space="preserve"> </w:t>
      </w:r>
      <w:r w:rsidR="00B82946" w:rsidRPr="005B4073">
        <w:t xml:space="preserve">Given </w:t>
      </w:r>
      <w:r w:rsidR="00B82946" w:rsidRPr="005B4073">
        <w:rPr>
          <w:i/>
        </w:rPr>
        <w:t>x</w:t>
      </w:r>
      <w:r w:rsidR="00B82946" w:rsidRPr="005B4073">
        <w:t>, r</w:t>
      </w:r>
      <w:r w:rsidR="009C038B" w:rsidRPr="005B4073">
        <w:t>egression models compute t</w:t>
      </w:r>
      <w:r w:rsidR="00244EF8" w:rsidRPr="005B4073">
        <w:t xml:space="preserve">he values for </w:t>
      </w:r>
      <w:r w:rsidR="00EC0485" w:rsidRPr="005D467F">
        <w:rPr>
          <w:rStyle w:val="P-Italics"/>
        </w:rPr>
        <w:t>α</w:t>
      </w:r>
      <w:r w:rsidR="00244EF8" w:rsidRPr="005B4073">
        <w:t xml:space="preserve"> and </w:t>
      </w:r>
      <w:r w:rsidR="00EC0485" w:rsidRPr="005D467F">
        <w:rPr>
          <w:rStyle w:val="P-Italics"/>
        </w:rPr>
        <w:t>β</w:t>
      </w:r>
      <w:r w:rsidR="00EC0485" w:rsidRPr="005B4073">
        <w:rPr>
          <w:i/>
        </w:rPr>
        <w:t xml:space="preserve"> </w:t>
      </w:r>
      <w:r w:rsidR="00244EF8" w:rsidRPr="005B4073">
        <w:t>that minimize the absolute difference between predicte</w:t>
      </w:r>
      <w:r w:rsidR="00B82946" w:rsidRPr="005B4073">
        <w:t xml:space="preserve">d </w:t>
      </w:r>
      <w:r w:rsidR="00B82946" w:rsidRPr="005D467F">
        <w:rPr>
          <w:rStyle w:val="P-Italics"/>
        </w:rPr>
        <w:t>y</w:t>
      </w:r>
      <w:r w:rsidR="00B82946" w:rsidRPr="005B4073">
        <w:t xml:space="preserve"> values</w:t>
      </w:r>
      <w:r w:rsidR="00D6610F" w:rsidRPr="005B4073">
        <w:t xml:space="preserve"> (i.e., </w:t>
      </w:r>
      <w:commentRangeStart w:id="76"/>
      <w:commentRangeStart w:id="77"/>
      <w:r w:rsidR="00D6610F" w:rsidRPr="005D467F">
        <w:rPr>
          <w:rStyle w:val="P-Italics"/>
        </w:rPr>
        <w:t>y-hat</w:t>
      </w:r>
      <w:r w:rsidR="00D6610F" w:rsidRPr="005B4073">
        <w:t>)</w:t>
      </w:r>
      <w:r w:rsidR="00B82946" w:rsidRPr="005B4073">
        <w:t xml:space="preserve"> </w:t>
      </w:r>
      <w:commentRangeEnd w:id="76"/>
      <w:r w:rsidR="00E14A40">
        <w:rPr>
          <w:rStyle w:val="CommentReference"/>
          <w:color w:val="FF40FF"/>
        </w:rPr>
        <w:commentReference w:id="76"/>
      </w:r>
      <w:commentRangeEnd w:id="77"/>
      <w:r w:rsidR="0066110C">
        <w:rPr>
          <w:rStyle w:val="CommentReference"/>
          <w:rFonts w:eastAsiaTheme="minorHAnsi" w:cstheme="minorBidi"/>
          <w:lang w:val="en-US"/>
        </w:rPr>
        <w:commentReference w:id="77"/>
      </w:r>
      <w:r w:rsidR="00B82946" w:rsidRPr="005B4073">
        <w:t xml:space="preserve">and actual </w:t>
      </w:r>
      <w:r w:rsidR="00B82946" w:rsidRPr="005D467F">
        <w:rPr>
          <w:rStyle w:val="P-Italics"/>
        </w:rPr>
        <w:t>y</w:t>
      </w:r>
      <w:r w:rsidR="00B82946" w:rsidRPr="005B4073">
        <w:t xml:space="preserve"> values.</w:t>
      </w:r>
      <w:r w:rsidR="00146860" w:rsidRPr="005B4073">
        <w:t xml:space="preserve"> </w:t>
      </w:r>
      <w:r w:rsidR="00531EDD" w:rsidRPr="005B4073">
        <w:t>For example, if we are predicting the weight of an individual</w:t>
      </w:r>
      <w:r w:rsidR="00D17B81" w:rsidRPr="005B4073">
        <w:t xml:space="preserve"> in kg</w:t>
      </w:r>
      <w:r w:rsidR="00531EDD" w:rsidRPr="005B4073">
        <w:t xml:space="preserve"> using height</w:t>
      </w:r>
      <w:r w:rsidR="00D17B81" w:rsidRPr="005B4073">
        <w:t xml:space="preserve"> in meters</w:t>
      </w:r>
      <w:r w:rsidR="00531EDD" w:rsidRPr="005B4073">
        <w:t xml:space="preserve"> as the lone predictor variable, and the simple linear </w:t>
      </w:r>
      <w:r w:rsidR="00531EDD" w:rsidRPr="005B4073">
        <w:lastRenderedPageBreak/>
        <w:t xml:space="preserve">regression model computes </w:t>
      </w:r>
      <w:r w:rsidR="00D17B81" w:rsidRPr="005B4073">
        <w:t>1.5</w:t>
      </w:r>
      <w:r w:rsidR="00531EDD" w:rsidRPr="005B4073">
        <w:t xml:space="preserve"> as the value for </w:t>
      </w:r>
      <w:r w:rsidR="00531EDD" w:rsidRPr="005B4073">
        <w:rPr>
          <w:i/>
        </w:rPr>
        <w:t>α</w:t>
      </w:r>
      <w:r w:rsidR="00531EDD" w:rsidRPr="005B4073">
        <w:t xml:space="preserve"> and </w:t>
      </w:r>
      <w:r w:rsidR="00160939" w:rsidRPr="005B4073">
        <w:t>50</w:t>
      </w:r>
      <w:r w:rsidR="00531EDD" w:rsidRPr="005B4073">
        <w:t xml:space="preserve"> as the coefficient for </w:t>
      </w:r>
      <w:r w:rsidR="00531EDD" w:rsidRPr="005D467F">
        <w:rPr>
          <w:rStyle w:val="P-Italics"/>
        </w:rPr>
        <w:t>β</w:t>
      </w:r>
      <w:r w:rsidR="00531EDD" w:rsidRPr="005B4073">
        <w:t>, this model can be interpreted as for every 1</w:t>
      </w:r>
      <w:r w:rsidR="00D17B81" w:rsidRPr="005B4073">
        <w:t xml:space="preserve"> m </w:t>
      </w:r>
      <w:r w:rsidR="00531EDD" w:rsidRPr="005B4073">
        <w:t xml:space="preserve">increase in </w:t>
      </w:r>
      <w:r w:rsidR="00D17B81" w:rsidRPr="005B4073">
        <w:t xml:space="preserve">height, weight increases by </w:t>
      </w:r>
      <w:r w:rsidR="00160939" w:rsidRPr="005B4073">
        <w:t>50</w:t>
      </w:r>
      <w:r w:rsidR="00D17B81" w:rsidRPr="005B4073">
        <w:t xml:space="preserve"> kg.</w:t>
      </w:r>
      <w:r w:rsidR="00135C5A" w:rsidRPr="005B4073">
        <w:t xml:space="preserve"> Thus, we can predict</w:t>
      </w:r>
      <w:r w:rsidR="00160939" w:rsidRPr="005B4073">
        <w:t xml:space="preserve"> that</w:t>
      </w:r>
      <w:r w:rsidR="00135C5A" w:rsidRPr="005B4073">
        <w:t xml:space="preserve"> the weight of an individual who is 1.8 m</w:t>
      </w:r>
      <w:r w:rsidR="00160939" w:rsidRPr="005B4073">
        <w:t xml:space="preserve"> is </w:t>
      </w:r>
      <w:r w:rsidR="00191B20" w:rsidRPr="005B4073">
        <w:t>91.5 kg</w:t>
      </w:r>
      <w:r w:rsidR="00135C5A" w:rsidRPr="005B4073">
        <w:t xml:space="preserve"> using </w:t>
      </w:r>
      <w:r w:rsidR="00135C5A" w:rsidRPr="005B4073">
        <w:rPr>
          <w:i/>
        </w:rPr>
        <w:t>y</w:t>
      </w:r>
      <w:r w:rsidR="00135C5A" w:rsidRPr="005B4073">
        <w:t xml:space="preserve"> </w:t>
      </w:r>
      <w:r w:rsidR="00191B20" w:rsidRPr="005B4073">
        <w:t>= 1.5 + (5</w:t>
      </w:r>
      <w:r w:rsidR="00135C5A" w:rsidRPr="005B4073">
        <w:t xml:space="preserve">0 x 1.8). </w:t>
      </w:r>
      <w:r w:rsidR="007D2217" w:rsidRPr="005B4073">
        <w:t>In the following exercise</w:t>
      </w:r>
      <w:r w:rsidR="00466CEA" w:rsidRPr="005B4073">
        <w:t>s</w:t>
      </w:r>
      <w:r w:rsidR="007D2217" w:rsidRPr="005B4073">
        <w:t xml:space="preserve"> we will demonstrate </w:t>
      </w:r>
      <w:r w:rsidR="00114A1A" w:rsidRPr="005B4073">
        <w:t xml:space="preserve">conducting simple linear regression using </w:t>
      </w:r>
      <w:proofErr w:type="spellStart"/>
      <w:r w:rsidR="00114A1A" w:rsidRPr="005B4073">
        <w:t>scikit</w:t>
      </w:r>
      <w:proofErr w:type="spellEnd"/>
      <w:r w:rsidR="00114A1A" w:rsidRPr="005B4073">
        <w:t>-learn.</w:t>
      </w:r>
    </w:p>
    <w:p w14:paraId="326C0760" w14:textId="77777777" w:rsidR="007C6AFD" w:rsidRPr="005B4073" w:rsidRDefault="007C6AFD" w:rsidP="005D467F">
      <w:pPr>
        <w:pStyle w:val="H2-General"/>
      </w:pPr>
      <w:r w:rsidRPr="005B4073">
        <w:t xml:space="preserve">Exercise 1: Preparing data for linear regression </w:t>
      </w:r>
      <w:r w:rsidR="00507EFA" w:rsidRPr="005B4073">
        <w:t>model</w:t>
      </w:r>
    </w:p>
    <w:p w14:paraId="7563C4A4" w14:textId="187CE1A6" w:rsidR="007C6AFD" w:rsidRPr="005B4073" w:rsidRDefault="00AF6C26" w:rsidP="005D467F">
      <w:pPr>
        <w:pStyle w:val="SB-Sidebar"/>
      </w:pPr>
      <w:r>
        <w:t>Present</w:t>
      </w:r>
      <w:r w:rsidR="007C6AFD" w:rsidRPr="005B4073">
        <w:t xml:space="preserve">: Preparing data for linear regression </w:t>
      </w:r>
      <w:r w:rsidR="008C19D5" w:rsidRPr="005B4073">
        <w:t>model</w:t>
      </w:r>
    </w:p>
    <w:p w14:paraId="0F7BAE75" w14:textId="77777777" w:rsidR="007C6AFD" w:rsidRPr="005B4073" w:rsidRDefault="007C6AFD" w:rsidP="005D467F">
      <w:pPr>
        <w:pStyle w:val="P-Regular"/>
      </w:pPr>
      <w:r w:rsidRPr="005B4073">
        <w:t>To prepare our data for a simple linear regression model, we will use a random subset of the Weather in Szeged 2006-2016 dataset which consists of hourly weather measurements from April 1, 2006 to September 9, 2016 in Szeged, Hungary. The adapted data consists of 10000 observations of 8 variables:</w:t>
      </w:r>
    </w:p>
    <w:p w14:paraId="16E0811E" w14:textId="77777777" w:rsidR="007C6AFD" w:rsidRPr="005B4073" w:rsidRDefault="007C6AFD" w:rsidP="005D467F">
      <w:pPr>
        <w:pStyle w:val="L-Bullets"/>
      </w:pPr>
      <w:commentRangeStart w:id="78"/>
      <w:commentRangeStart w:id="79"/>
      <w:proofErr w:type="spellStart"/>
      <w:r w:rsidRPr="005B4073">
        <w:t>Temperature_c</w:t>
      </w:r>
      <w:proofErr w:type="spellEnd"/>
      <w:r w:rsidRPr="005B4073">
        <w:t>: temperature in Celsius</w:t>
      </w:r>
    </w:p>
    <w:p w14:paraId="3DC621BB" w14:textId="5C85868B" w:rsidR="007C6AFD" w:rsidRPr="005B4073" w:rsidRDefault="007C6AFD" w:rsidP="005D467F">
      <w:pPr>
        <w:pStyle w:val="L-Bullets"/>
      </w:pPr>
      <w:r w:rsidRPr="005B4073">
        <w:t xml:space="preserve">Humidity: </w:t>
      </w:r>
      <w:ins w:id="80" w:author="Aaron England" w:date="2019-05-07T06:37:00Z">
        <w:r w:rsidR="004A2374">
          <w:t>proportion humidity</w:t>
        </w:r>
      </w:ins>
    </w:p>
    <w:p w14:paraId="7508E7DC" w14:textId="77777777" w:rsidR="007C6AFD" w:rsidRPr="005B4073" w:rsidRDefault="007C6AFD" w:rsidP="005D467F">
      <w:pPr>
        <w:pStyle w:val="L-Bullets"/>
      </w:pPr>
      <w:proofErr w:type="spellStart"/>
      <w:r w:rsidRPr="005B4073">
        <w:t>Wind_Speed_kmh</w:t>
      </w:r>
      <w:proofErr w:type="spellEnd"/>
      <w:r w:rsidRPr="005B4073">
        <w:t>: wind speed in kilometers per hour</w:t>
      </w:r>
    </w:p>
    <w:p w14:paraId="71B3D675" w14:textId="5FA5370E" w:rsidR="007C6AFD" w:rsidRPr="005B4073" w:rsidRDefault="007C6AFD" w:rsidP="005D467F">
      <w:pPr>
        <w:pStyle w:val="L-Bullets"/>
      </w:pPr>
      <w:proofErr w:type="spellStart"/>
      <w:r w:rsidRPr="005B4073">
        <w:t>Wind_Bearing_Degrees</w:t>
      </w:r>
      <w:proofErr w:type="spellEnd"/>
      <w:r w:rsidRPr="005B4073">
        <w:t>:</w:t>
      </w:r>
      <w:ins w:id="81" w:author="Aaron England" w:date="2019-05-07T06:37:00Z">
        <w:r w:rsidR="000B5A46">
          <w:t xml:space="preserve"> </w:t>
        </w:r>
      </w:ins>
      <w:ins w:id="82" w:author="Aaron England" w:date="2019-05-08T20:47:00Z">
        <w:r w:rsidR="005C02E3">
          <w:t>wind direction in degrees</w:t>
        </w:r>
      </w:ins>
    </w:p>
    <w:p w14:paraId="1B374A4E" w14:textId="77777777" w:rsidR="007C6AFD" w:rsidRPr="005B4073" w:rsidRDefault="007C6AFD" w:rsidP="005D467F">
      <w:pPr>
        <w:pStyle w:val="L-Bullets"/>
      </w:pPr>
      <w:proofErr w:type="spellStart"/>
      <w:r w:rsidRPr="005B4073">
        <w:t>Visibility_km</w:t>
      </w:r>
      <w:proofErr w:type="spellEnd"/>
      <w:r w:rsidRPr="005B4073">
        <w:t>: visibility in kilometers</w:t>
      </w:r>
    </w:p>
    <w:p w14:paraId="332A594B" w14:textId="2BCA16C0" w:rsidR="007C6AFD" w:rsidRPr="005B4073" w:rsidRDefault="007C6AFD" w:rsidP="005D467F">
      <w:pPr>
        <w:pStyle w:val="L-Bullets"/>
      </w:pPr>
      <w:proofErr w:type="spellStart"/>
      <w:r w:rsidRPr="005B4073">
        <w:t>Pressure_millibars</w:t>
      </w:r>
      <w:proofErr w:type="spellEnd"/>
      <w:r w:rsidRPr="005B4073">
        <w:t xml:space="preserve">: </w:t>
      </w:r>
      <w:ins w:id="83" w:author="Aaron England" w:date="2019-05-07T06:36:00Z">
        <w:r w:rsidR="00852241">
          <w:t xml:space="preserve">atmospheric pressure as measured in </w:t>
        </w:r>
        <w:proofErr w:type="spellStart"/>
        <w:r w:rsidR="00852241">
          <w:t>millibars</w:t>
        </w:r>
      </w:ins>
      <w:proofErr w:type="spellEnd"/>
    </w:p>
    <w:p w14:paraId="7AB06C9B" w14:textId="77777777" w:rsidR="007C6AFD" w:rsidRPr="005B4073" w:rsidRDefault="00D414CD" w:rsidP="005D467F">
      <w:pPr>
        <w:pStyle w:val="L-Bullets"/>
      </w:pPr>
      <w:r w:rsidRPr="005B4073">
        <w:t>Rain: rain = 1, snow</w:t>
      </w:r>
      <w:r w:rsidR="007C6AFD" w:rsidRPr="005B4073">
        <w:t xml:space="preserve"> = 0</w:t>
      </w:r>
    </w:p>
    <w:p w14:paraId="5D4378C2" w14:textId="77777777" w:rsidR="007C6AFD" w:rsidRPr="005B4073" w:rsidRDefault="007C6AFD" w:rsidP="005D467F">
      <w:pPr>
        <w:pStyle w:val="L-Bullets"/>
      </w:pPr>
      <w:r w:rsidRPr="005B4073">
        <w:t>Description: warm, normal, or cold</w:t>
      </w:r>
      <w:commentRangeEnd w:id="78"/>
      <w:r w:rsidR="00E14A40">
        <w:rPr>
          <w:rStyle w:val="CommentReference"/>
          <w:color w:val="FF40FF"/>
        </w:rPr>
        <w:commentReference w:id="78"/>
      </w:r>
      <w:commentRangeEnd w:id="79"/>
      <w:r w:rsidR="004F7977">
        <w:rPr>
          <w:rStyle w:val="CommentReference"/>
          <w:rFonts w:eastAsiaTheme="minorHAnsi" w:cstheme="minorBidi"/>
          <w:lang w:val="en-US"/>
        </w:rPr>
        <w:commentReference w:id="79"/>
      </w:r>
    </w:p>
    <w:p w14:paraId="454B9952" w14:textId="0FED9384" w:rsidR="007C6AFD" w:rsidRPr="005B4073" w:rsidRDefault="007C6AFD" w:rsidP="005D467F">
      <w:pPr>
        <w:pStyle w:val="L-Numbers"/>
      </w:pPr>
      <w:r w:rsidRPr="005B4073">
        <w:t xml:space="preserve">Import the </w:t>
      </w:r>
      <w:r w:rsidRPr="005D467F">
        <w:rPr>
          <w:rStyle w:val="P-Code"/>
        </w:rPr>
        <w:t>weather.csv</w:t>
      </w:r>
      <w:r w:rsidRPr="005B4073">
        <w:t xml:space="preserve"> data set using the following code:</w:t>
      </w:r>
    </w:p>
    <w:p w14:paraId="0D1C5D63" w14:textId="77777777" w:rsidR="007C6AFD" w:rsidRPr="005B4073" w:rsidRDefault="007C6AFD" w:rsidP="00D626D2">
      <w:pPr>
        <w:pStyle w:val="L-Source"/>
      </w:pPr>
      <w:proofErr w:type="gramStart"/>
      <w:r w:rsidRPr="005B4073">
        <w:t>import</w:t>
      </w:r>
      <w:proofErr w:type="gramEnd"/>
      <w:r w:rsidRPr="005B4073">
        <w:t xml:space="preserve"> pandas as </w:t>
      </w:r>
      <w:proofErr w:type="spellStart"/>
      <w:r w:rsidRPr="005B4073">
        <w:t>pd</w:t>
      </w:r>
      <w:proofErr w:type="spellEnd"/>
    </w:p>
    <w:p w14:paraId="14375B10" w14:textId="77777777" w:rsidR="007C6AFD" w:rsidRPr="005B4073" w:rsidRDefault="007C6AFD" w:rsidP="00D626D2">
      <w:pPr>
        <w:pStyle w:val="L-Source"/>
      </w:pPr>
      <w:proofErr w:type="spellStart"/>
      <w:proofErr w:type="gramStart"/>
      <w:r w:rsidRPr="005B4073">
        <w:t>df</w:t>
      </w:r>
      <w:proofErr w:type="spellEnd"/>
      <w:proofErr w:type="gramEnd"/>
      <w:r w:rsidRPr="005B4073">
        <w:t xml:space="preserve"> = </w:t>
      </w:r>
      <w:proofErr w:type="spellStart"/>
      <w:r w:rsidRPr="005B4073">
        <w:t>pd.read_csv</w:t>
      </w:r>
      <w:proofErr w:type="spellEnd"/>
      <w:r w:rsidRPr="005B4073">
        <w:t>('weather.csv')</w:t>
      </w:r>
    </w:p>
    <w:p w14:paraId="5039D138" w14:textId="77777777" w:rsidR="007C6AFD" w:rsidRPr="005B4073" w:rsidRDefault="007C6AFD" w:rsidP="00D626D2">
      <w:pPr>
        <w:pStyle w:val="L-Numbers"/>
      </w:pPr>
      <w:r w:rsidRPr="005B4073">
        <w:t xml:space="preserve">Explore the data using </w:t>
      </w:r>
      <w:r w:rsidRPr="00D451A9">
        <w:rPr>
          <w:rStyle w:val="P-Code"/>
        </w:rPr>
        <w:t>df.info()</w:t>
      </w:r>
    </w:p>
    <w:p w14:paraId="33263D7E" w14:textId="77777777" w:rsidR="007C6AFD" w:rsidRPr="005B4073" w:rsidRDefault="007C6AFD" w:rsidP="00D626D2">
      <w:pPr>
        <w:pStyle w:val="IMG-Caption"/>
      </w:pPr>
      <w:r w:rsidRPr="005B4073">
        <w:rPr>
          <w:noProof/>
          <w:lang w:val="en-US"/>
        </w:rPr>
        <w:drawing>
          <wp:inline distT="0" distB="0" distL="0" distR="0" wp14:anchorId="0F6E03CF" wp14:editId="0A94D67F">
            <wp:extent cx="5943600" cy="17075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07515"/>
                    </a:xfrm>
                    <a:prstGeom prst="rect">
                      <a:avLst/>
                    </a:prstGeom>
                  </pic:spPr>
                </pic:pic>
              </a:graphicData>
            </a:graphic>
          </wp:inline>
        </w:drawing>
      </w:r>
    </w:p>
    <w:p w14:paraId="5D11D7E0" w14:textId="77777777" w:rsidR="007C6AFD" w:rsidRPr="005B4073" w:rsidRDefault="007C6AFD" w:rsidP="00D626D2">
      <w:pPr>
        <w:pStyle w:val="IMG-Caption"/>
      </w:pPr>
      <w:r w:rsidRPr="005B4073">
        <w:t xml:space="preserve">Figure 2.x: Information describing </w:t>
      </w:r>
      <w:proofErr w:type="spellStart"/>
      <w:proofErr w:type="gramStart"/>
      <w:r w:rsidRPr="005B4073">
        <w:t>df</w:t>
      </w:r>
      <w:proofErr w:type="spellEnd"/>
      <w:proofErr w:type="gramEnd"/>
    </w:p>
    <w:p w14:paraId="3ADB1832" w14:textId="38E43754" w:rsidR="007C6AFD" w:rsidRPr="005B4073" w:rsidRDefault="007C6AFD" w:rsidP="0004043D">
      <w:pPr>
        <w:pStyle w:val="L-Numbers"/>
      </w:pPr>
      <w:r w:rsidRPr="005B4073">
        <w:t xml:space="preserve">The </w:t>
      </w:r>
      <w:r w:rsidRPr="00D626D2">
        <w:rPr>
          <w:rStyle w:val="P-Code"/>
        </w:rPr>
        <w:t>Description</w:t>
      </w:r>
      <w:r w:rsidRPr="005B4073">
        <w:t xml:space="preserve"> column is the lone categorical variable in </w:t>
      </w:r>
      <w:proofErr w:type="spellStart"/>
      <w:proofErr w:type="gramStart"/>
      <w:r w:rsidRPr="00D626D2">
        <w:rPr>
          <w:rStyle w:val="P-Code"/>
        </w:rPr>
        <w:t>df</w:t>
      </w:r>
      <w:proofErr w:type="spellEnd"/>
      <w:proofErr w:type="gramEnd"/>
      <w:r w:rsidRPr="005B4073">
        <w:t xml:space="preserve">. Check the number of levels in </w:t>
      </w:r>
      <w:r w:rsidRPr="00D626D2">
        <w:rPr>
          <w:rStyle w:val="P-Code"/>
        </w:rPr>
        <w:t>Description</w:t>
      </w:r>
      <w:r w:rsidRPr="005B4073">
        <w:t xml:space="preserve"> as follows:</w:t>
      </w:r>
    </w:p>
    <w:p w14:paraId="023C1926" w14:textId="77777777" w:rsidR="007C6AFD" w:rsidRPr="005B4073" w:rsidRDefault="007C6AFD" w:rsidP="00D626D2">
      <w:pPr>
        <w:pStyle w:val="L-Source"/>
      </w:pPr>
      <w:proofErr w:type="gramStart"/>
      <w:r w:rsidRPr="005B4073">
        <w:t>levels</w:t>
      </w:r>
      <w:proofErr w:type="gramEnd"/>
      <w:r w:rsidRPr="005B4073">
        <w:t xml:space="preserve"> = </w:t>
      </w:r>
      <w:proofErr w:type="spellStart"/>
      <w:r w:rsidRPr="005B4073">
        <w:t>len</w:t>
      </w:r>
      <w:proofErr w:type="spellEnd"/>
      <w:r w:rsidRPr="005B4073">
        <w:t>(</w:t>
      </w:r>
      <w:proofErr w:type="spellStart"/>
      <w:r w:rsidRPr="005B4073">
        <w:t>pd.value_counts</w:t>
      </w:r>
      <w:proofErr w:type="spellEnd"/>
      <w:r w:rsidRPr="005B4073">
        <w:t>(</w:t>
      </w:r>
      <w:proofErr w:type="spellStart"/>
      <w:r w:rsidRPr="005B4073">
        <w:t>df</w:t>
      </w:r>
      <w:proofErr w:type="spellEnd"/>
      <w:r w:rsidRPr="005B4073">
        <w:t>['Description']))</w:t>
      </w:r>
    </w:p>
    <w:p w14:paraId="569D7842" w14:textId="77777777" w:rsidR="007C6AFD" w:rsidRPr="005B4073" w:rsidRDefault="007C6AFD" w:rsidP="00D626D2">
      <w:pPr>
        <w:pStyle w:val="L-Source"/>
      </w:pPr>
      <w:proofErr w:type="gramStart"/>
      <w:r w:rsidRPr="005B4073">
        <w:t>print(</w:t>
      </w:r>
      <w:proofErr w:type="gramEnd"/>
      <w:r w:rsidRPr="005B4073">
        <w:t xml:space="preserve">'There are {} levels in the Description </w:t>
      </w:r>
      <w:proofErr w:type="spellStart"/>
      <w:r w:rsidRPr="005B4073">
        <w:t>column'.format</w:t>
      </w:r>
      <w:proofErr w:type="spellEnd"/>
      <w:r w:rsidRPr="005B4073">
        <w:t>(levels))</w:t>
      </w:r>
    </w:p>
    <w:p w14:paraId="1D0BA35D" w14:textId="77777777" w:rsidR="007C6AFD" w:rsidRPr="005B4073" w:rsidRDefault="007C6AFD" w:rsidP="007C6AFD">
      <w:pPr>
        <w:pStyle w:val="ListParagraph"/>
      </w:pPr>
      <w:r w:rsidRPr="005B4073">
        <w:rPr>
          <w:noProof/>
        </w:rPr>
        <w:drawing>
          <wp:inline distT="0" distB="0" distL="0" distR="0" wp14:anchorId="0AF585C1" wp14:editId="0818F8C3">
            <wp:extent cx="5943600" cy="143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510"/>
                    </a:xfrm>
                    <a:prstGeom prst="rect">
                      <a:avLst/>
                    </a:prstGeom>
                  </pic:spPr>
                </pic:pic>
              </a:graphicData>
            </a:graphic>
          </wp:inline>
        </w:drawing>
      </w:r>
    </w:p>
    <w:p w14:paraId="6286E1E7" w14:textId="77777777" w:rsidR="007C6AFD" w:rsidRPr="005B4073" w:rsidRDefault="007C6AFD" w:rsidP="00D626D2">
      <w:pPr>
        <w:pStyle w:val="IMG-Caption"/>
      </w:pPr>
      <w:r w:rsidRPr="005B4073">
        <w:t>Figure 2.x: Number of levels in the ‘Description’ column</w:t>
      </w:r>
    </w:p>
    <w:p w14:paraId="57E49353" w14:textId="77777777" w:rsidR="007C6AFD" w:rsidRPr="005B4073" w:rsidRDefault="007C6AFD" w:rsidP="00D626D2">
      <w:pPr>
        <w:pStyle w:val="L-Numbers"/>
      </w:pPr>
      <w:r w:rsidRPr="005B4073">
        <w:t>The code below shows how to dummy code all categorical variables in 1 step:</w:t>
      </w:r>
    </w:p>
    <w:p w14:paraId="283623E8" w14:textId="77777777" w:rsidR="007C6AFD" w:rsidRPr="005B4073" w:rsidRDefault="007C6AFD" w:rsidP="00D626D2">
      <w:pPr>
        <w:pStyle w:val="L-Source"/>
      </w:pPr>
      <w:proofErr w:type="gramStart"/>
      <w:r w:rsidRPr="005B4073">
        <w:t>import</w:t>
      </w:r>
      <w:proofErr w:type="gramEnd"/>
      <w:r w:rsidRPr="005B4073">
        <w:t xml:space="preserve"> pandas as </w:t>
      </w:r>
      <w:proofErr w:type="spellStart"/>
      <w:r w:rsidRPr="005B4073">
        <w:t>pd</w:t>
      </w:r>
      <w:proofErr w:type="spellEnd"/>
    </w:p>
    <w:p w14:paraId="400C4B88" w14:textId="77777777" w:rsidR="007C6AFD" w:rsidRPr="005B4073" w:rsidRDefault="007C6AFD" w:rsidP="00D626D2">
      <w:pPr>
        <w:pStyle w:val="L-Source"/>
      </w:pPr>
      <w:proofErr w:type="spellStart"/>
      <w:r w:rsidRPr="005B4073">
        <w:t>df_dummies</w:t>
      </w:r>
      <w:proofErr w:type="spellEnd"/>
      <w:r w:rsidRPr="005B4073">
        <w:t xml:space="preserve"> = </w:t>
      </w:r>
      <w:proofErr w:type="spellStart"/>
      <w:r w:rsidRPr="005B4073">
        <w:t>pd.get_</w:t>
      </w:r>
      <w:proofErr w:type="gramStart"/>
      <w:r w:rsidRPr="005B4073">
        <w:t>dummies</w:t>
      </w:r>
      <w:proofErr w:type="spellEnd"/>
      <w:r w:rsidRPr="005B4073">
        <w:t>(</w:t>
      </w:r>
      <w:proofErr w:type="spellStart"/>
      <w:proofErr w:type="gramEnd"/>
      <w:r w:rsidRPr="005B4073">
        <w:t>df</w:t>
      </w:r>
      <w:proofErr w:type="spellEnd"/>
      <w:r w:rsidRPr="005B4073">
        <w:t xml:space="preserve">, </w:t>
      </w:r>
      <w:proofErr w:type="spellStart"/>
      <w:r w:rsidRPr="005B4073">
        <w:t>drop_first</w:t>
      </w:r>
      <w:proofErr w:type="spellEnd"/>
      <w:r w:rsidRPr="005B4073">
        <w:t>=True)</w:t>
      </w:r>
    </w:p>
    <w:p w14:paraId="34475336" w14:textId="14384CE7" w:rsidR="007C6AFD" w:rsidRPr="005B4073" w:rsidRDefault="007C6AFD" w:rsidP="00D626D2">
      <w:pPr>
        <w:pStyle w:val="L-Numbers"/>
      </w:pPr>
      <w:r w:rsidRPr="005B4073">
        <w:t xml:space="preserve">The original data frame, </w:t>
      </w:r>
      <w:proofErr w:type="spellStart"/>
      <w:proofErr w:type="gramStart"/>
      <w:r w:rsidRPr="00D626D2">
        <w:rPr>
          <w:rStyle w:val="P-Code"/>
        </w:rPr>
        <w:t>df</w:t>
      </w:r>
      <w:proofErr w:type="spellEnd"/>
      <w:proofErr w:type="gramEnd"/>
      <w:r w:rsidRPr="005B4073">
        <w:t xml:space="preserve">, consisted of 8 columns; one of which was nominal with 3 levels. In step 4, we transformed the nominal feature into 2 separate dummy variables and dropped the original feature, </w:t>
      </w:r>
      <w:r w:rsidRPr="00D626D2">
        <w:rPr>
          <w:rStyle w:val="P-Code"/>
        </w:rPr>
        <w:t>Description</w:t>
      </w:r>
      <w:r w:rsidRPr="005B4073">
        <w:t xml:space="preserve">. Thus, </w:t>
      </w:r>
      <w:proofErr w:type="spellStart"/>
      <w:r w:rsidRPr="00D626D2">
        <w:rPr>
          <w:rStyle w:val="P-Code"/>
        </w:rPr>
        <w:t>df_dummies</w:t>
      </w:r>
      <w:proofErr w:type="spellEnd"/>
      <w:r w:rsidRPr="005B4073">
        <w:t xml:space="preserve"> should now contain 9 columns. Check this out using the following code:</w:t>
      </w:r>
    </w:p>
    <w:p w14:paraId="2B9996C7" w14:textId="77777777" w:rsidR="007C6AFD" w:rsidRPr="005B4073" w:rsidRDefault="007C6AFD" w:rsidP="00D626D2">
      <w:pPr>
        <w:pStyle w:val="L-Source"/>
      </w:pPr>
      <w:proofErr w:type="gramStart"/>
      <w:r w:rsidRPr="005B4073">
        <w:t>print(</w:t>
      </w:r>
      <w:proofErr w:type="gramEnd"/>
      <w:r w:rsidRPr="005B4073">
        <w:t xml:space="preserve">'There are {} columns in </w:t>
      </w:r>
      <w:proofErr w:type="spellStart"/>
      <w:r w:rsidRPr="005B4073">
        <w:t>df_dummies'.format</w:t>
      </w:r>
      <w:proofErr w:type="spellEnd"/>
      <w:r w:rsidRPr="005B4073">
        <w:t>(</w:t>
      </w:r>
      <w:proofErr w:type="spellStart"/>
      <w:r w:rsidRPr="005B4073">
        <w:t>df_dummies.shape</w:t>
      </w:r>
      <w:proofErr w:type="spellEnd"/>
      <w:r w:rsidRPr="005B4073">
        <w:t>[1]))</w:t>
      </w:r>
    </w:p>
    <w:p w14:paraId="54EB7480" w14:textId="77777777" w:rsidR="007C6AFD" w:rsidRPr="005B4073" w:rsidRDefault="007C6AFD" w:rsidP="00D626D2">
      <w:pPr>
        <w:pStyle w:val="IMG-Caption"/>
      </w:pPr>
      <w:r w:rsidRPr="005B4073">
        <w:rPr>
          <w:noProof/>
          <w:lang w:val="en-US"/>
        </w:rPr>
        <w:drawing>
          <wp:inline distT="0" distB="0" distL="0" distR="0" wp14:anchorId="410BF46E" wp14:editId="02AD0485">
            <wp:extent cx="5943600" cy="163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195"/>
                    </a:xfrm>
                    <a:prstGeom prst="rect">
                      <a:avLst/>
                    </a:prstGeom>
                  </pic:spPr>
                </pic:pic>
              </a:graphicData>
            </a:graphic>
          </wp:inline>
        </w:drawing>
      </w:r>
    </w:p>
    <w:p w14:paraId="67E143CA" w14:textId="77777777" w:rsidR="007C6AFD" w:rsidRPr="005B4073" w:rsidRDefault="007C6AFD" w:rsidP="00D626D2">
      <w:pPr>
        <w:pStyle w:val="IMG-Caption"/>
      </w:pPr>
      <w:r w:rsidRPr="005B4073">
        <w:t>Figure 2.x: Number of columns after dummy coding</w:t>
      </w:r>
    </w:p>
    <w:p w14:paraId="3F5D0FF6" w14:textId="77777777" w:rsidR="007C6AFD" w:rsidRPr="005B4073" w:rsidRDefault="007C6AFD" w:rsidP="00D626D2">
      <w:pPr>
        <w:pStyle w:val="L-Numbers"/>
      </w:pPr>
      <w:r w:rsidRPr="005B4073">
        <w:t>It is good practice to remove any possible order effects by shuffling the rows in the data before splitting the data into features (</w:t>
      </w:r>
      <w:r w:rsidRPr="00D626D2">
        <w:rPr>
          <w:rStyle w:val="P-Italics"/>
        </w:rPr>
        <w:t>X</w:t>
      </w:r>
      <w:r w:rsidRPr="005B4073">
        <w:t>) and outcome (</w:t>
      </w:r>
      <w:r w:rsidRPr="00D626D2">
        <w:rPr>
          <w:rStyle w:val="P-Italics"/>
        </w:rPr>
        <w:t>y</w:t>
      </w:r>
      <w:r w:rsidRPr="005B4073">
        <w:t xml:space="preserve">). To shuffle the rows in </w:t>
      </w:r>
      <w:proofErr w:type="spellStart"/>
      <w:r w:rsidRPr="00D626D2">
        <w:rPr>
          <w:rStyle w:val="P-Code"/>
        </w:rPr>
        <w:t>df_dummies</w:t>
      </w:r>
      <w:proofErr w:type="spellEnd"/>
      <w:r w:rsidRPr="005B4073">
        <w:t>, refer to the code below:</w:t>
      </w:r>
    </w:p>
    <w:p w14:paraId="0107D53A" w14:textId="77777777" w:rsidR="007C6AFD" w:rsidRPr="005B4073" w:rsidRDefault="007C6AFD" w:rsidP="00D626D2">
      <w:pPr>
        <w:pStyle w:val="L-Source"/>
      </w:pPr>
      <w:proofErr w:type="gramStart"/>
      <w:r w:rsidRPr="005B4073">
        <w:t>from</w:t>
      </w:r>
      <w:proofErr w:type="gramEnd"/>
      <w:r w:rsidRPr="005B4073">
        <w:t xml:space="preserve"> </w:t>
      </w:r>
      <w:proofErr w:type="spellStart"/>
      <w:r w:rsidRPr="005B4073">
        <w:t>sklearn.utils</w:t>
      </w:r>
      <w:proofErr w:type="spellEnd"/>
      <w:r w:rsidRPr="005B4073">
        <w:t xml:space="preserve"> import shuffle</w:t>
      </w:r>
    </w:p>
    <w:p w14:paraId="248BB344" w14:textId="77777777" w:rsidR="007C6AFD" w:rsidRPr="005B4073" w:rsidRDefault="007C6AFD" w:rsidP="00D626D2">
      <w:pPr>
        <w:pStyle w:val="L-Source"/>
      </w:pPr>
      <w:proofErr w:type="spellStart"/>
      <w:r w:rsidRPr="005B4073">
        <w:t>df_shuffled</w:t>
      </w:r>
      <w:proofErr w:type="spellEnd"/>
      <w:r w:rsidRPr="005B4073">
        <w:t xml:space="preserve"> = </w:t>
      </w:r>
      <w:proofErr w:type="gramStart"/>
      <w:r w:rsidRPr="005B4073">
        <w:t>shuffle(</w:t>
      </w:r>
      <w:proofErr w:type="spellStart"/>
      <w:proofErr w:type="gramEnd"/>
      <w:r w:rsidRPr="005B4073">
        <w:t>df_dummies</w:t>
      </w:r>
      <w:proofErr w:type="spellEnd"/>
      <w:r w:rsidRPr="005B4073">
        <w:t xml:space="preserve">, </w:t>
      </w:r>
      <w:proofErr w:type="spellStart"/>
      <w:r w:rsidRPr="005B4073">
        <w:t>random_state</w:t>
      </w:r>
      <w:proofErr w:type="spellEnd"/>
      <w:r w:rsidRPr="005B4073">
        <w:t>=42)</w:t>
      </w:r>
    </w:p>
    <w:p w14:paraId="3CC221FA" w14:textId="4F0D2DC9" w:rsidR="007C6AFD" w:rsidRPr="005B4073" w:rsidRDefault="007C6AFD" w:rsidP="00D626D2">
      <w:pPr>
        <w:pStyle w:val="L-Numbers"/>
      </w:pPr>
      <w:r w:rsidRPr="005B4073">
        <w:t>Now that the data has been shuffled, we will split the rows in our data into features (</w:t>
      </w:r>
      <w:r w:rsidRPr="00D626D2">
        <w:rPr>
          <w:rStyle w:val="P-Italics"/>
        </w:rPr>
        <w:t>X</w:t>
      </w:r>
      <w:r w:rsidRPr="005B4073">
        <w:t>) and dependent variable (</w:t>
      </w:r>
      <w:r w:rsidRPr="00D626D2">
        <w:rPr>
          <w:rStyle w:val="P-Italics"/>
        </w:rPr>
        <w:t>y</w:t>
      </w:r>
      <w:r w:rsidRPr="005B4073">
        <w:t xml:space="preserve">). In this exercise, we will pretend that the column </w:t>
      </w:r>
      <w:proofErr w:type="spellStart"/>
      <w:r w:rsidRPr="00D626D2">
        <w:rPr>
          <w:rStyle w:val="P-Code"/>
        </w:rPr>
        <w:t>Temperature_c</w:t>
      </w:r>
      <w:proofErr w:type="spellEnd"/>
      <w:r w:rsidRPr="005B4073">
        <w:t xml:space="preserve"> (temperature in Celsius) is the dependent variable and that we are preparing data to fit a linear regression model. First, we will split </w:t>
      </w:r>
      <w:proofErr w:type="spellStart"/>
      <w:r w:rsidRPr="00D626D2">
        <w:rPr>
          <w:rStyle w:val="P-Code"/>
        </w:rPr>
        <w:t>df_shuffled</w:t>
      </w:r>
      <w:proofErr w:type="spellEnd"/>
      <w:r w:rsidRPr="005B4073">
        <w:t xml:space="preserve"> into </w:t>
      </w:r>
      <w:r w:rsidRPr="00D626D2">
        <w:rPr>
          <w:rStyle w:val="P-Code"/>
        </w:rPr>
        <w:t>X</w:t>
      </w:r>
      <w:r w:rsidRPr="005B4073">
        <w:t xml:space="preserve"> and </w:t>
      </w:r>
      <w:r w:rsidRPr="00D626D2">
        <w:rPr>
          <w:rStyle w:val="P-Code"/>
        </w:rPr>
        <w:t>y</w:t>
      </w:r>
      <w:r w:rsidRPr="005B4073">
        <w:t xml:space="preserve"> as follows:</w:t>
      </w:r>
    </w:p>
    <w:p w14:paraId="18572224" w14:textId="77777777" w:rsidR="007C6AFD" w:rsidRPr="005B4073" w:rsidRDefault="007C6AFD" w:rsidP="00D626D2">
      <w:pPr>
        <w:pStyle w:val="L-Source"/>
      </w:pPr>
      <w:r w:rsidRPr="005B4073">
        <w:t>DV = ‘</w:t>
      </w:r>
      <w:proofErr w:type="spellStart"/>
      <w:r w:rsidRPr="005B4073">
        <w:t>Temperature_c</w:t>
      </w:r>
      <w:proofErr w:type="spellEnd"/>
      <w:r w:rsidRPr="005B4073">
        <w:t>’</w:t>
      </w:r>
    </w:p>
    <w:p w14:paraId="61C589A1" w14:textId="77777777" w:rsidR="007C6AFD" w:rsidRPr="005B4073" w:rsidRDefault="007C6AFD" w:rsidP="00D626D2">
      <w:pPr>
        <w:pStyle w:val="L-Source"/>
      </w:pPr>
      <w:r w:rsidRPr="005B4073">
        <w:t xml:space="preserve">X = </w:t>
      </w:r>
      <w:proofErr w:type="spellStart"/>
      <w:r w:rsidRPr="005B4073">
        <w:t>df_</w:t>
      </w:r>
      <w:proofErr w:type="gramStart"/>
      <w:r w:rsidRPr="005B4073">
        <w:t>shuffled.dro</w:t>
      </w:r>
      <w:r w:rsidR="00A63D4F" w:rsidRPr="005B4073">
        <w:t>p</w:t>
      </w:r>
      <w:proofErr w:type="spellEnd"/>
      <w:r w:rsidR="00A63D4F" w:rsidRPr="005B4073">
        <w:t>(</w:t>
      </w:r>
      <w:proofErr w:type="gramEnd"/>
      <w:r w:rsidR="00A63D4F" w:rsidRPr="005B4073">
        <w:t>DV, axis=1)</w:t>
      </w:r>
    </w:p>
    <w:p w14:paraId="723DDB6C" w14:textId="77777777" w:rsidR="007C6AFD" w:rsidRPr="005B4073" w:rsidRDefault="007C6AFD" w:rsidP="00D626D2">
      <w:pPr>
        <w:pStyle w:val="L-Source"/>
      </w:pPr>
      <w:r w:rsidRPr="005B4073">
        <w:t xml:space="preserve">y = </w:t>
      </w:r>
      <w:proofErr w:type="spellStart"/>
      <w:r w:rsidRPr="005B4073">
        <w:t>df_</w:t>
      </w:r>
      <w:proofErr w:type="gramStart"/>
      <w:r w:rsidRPr="005B4073">
        <w:t>shuffled</w:t>
      </w:r>
      <w:proofErr w:type="spellEnd"/>
      <w:r w:rsidRPr="005B4073">
        <w:t>[</w:t>
      </w:r>
      <w:proofErr w:type="gramEnd"/>
      <w:r w:rsidRPr="005B4073">
        <w:t>DV]</w:t>
      </w:r>
    </w:p>
    <w:p w14:paraId="0B61E6E7" w14:textId="77777777" w:rsidR="007C6AFD" w:rsidRPr="005B4073" w:rsidRDefault="007C6AFD" w:rsidP="00D626D2">
      <w:pPr>
        <w:pStyle w:val="L-Numbers"/>
      </w:pPr>
      <w:r w:rsidRPr="005B4073">
        <w:t xml:space="preserve">Lastly, we will split </w:t>
      </w:r>
      <w:r w:rsidRPr="00D626D2">
        <w:rPr>
          <w:rStyle w:val="P-Code"/>
        </w:rPr>
        <w:t>X</w:t>
      </w:r>
      <w:r w:rsidRPr="005B4073">
        <w:t xml:space="preserve"> and </w:t>
      </w:r>
      <w:r w:rsidRPr="00D626D2">
        <w:rPr>
          <w:rStyle w:val="P-Code"/>
        </w:rPr>
        <w:t>y</w:t>
      </w:r>
      <w:r w:rsidRPr="005B4073">
        <w:t xml:space="preserve"> into testing and training data using the code below:</w:t>
      </w:r>
    </w:p>
    <w:p w14:paraId="551A338A" w14:textId="77777777" w:rsidR="007C6AFD" w:rsidRPr="005B4073" w:rsidRDefault="007C6AFD" w:rsidP="00D626D2">
      <w:pPr>
        <w:pStyle w:val="L-Source"/>
      </w:pPr>
      <w:proofErr w:type="gramStart"/>
      <w:r w:rsidRPr="005B4073">
        <w:t>from</w:t>
      </w:r>
      <w:proofErr w:type="gramEnd"/>
      <w:r w:rsidRPr="005B4073">
        <w:t xml:space="preserve"> </w:t>
      </w:r>
      <w:proofErr w:type="spellStart"/>
      <w:r w:rsidRPr="005B4073">
        <w:t>sklearn.model_selection</w:t>
      </w:r>
      <w:proofErr w:type="spellEnd"/>
      <w:r w:rsidRPr="005B4073">
        <w:t xml:space="preserve"> import </w:t>
      </w:r>
      <w:proofErr w:type="spellStart"/>
      <w:r w:rsidRPr="005B4073">
        <w:t>train_test_split</w:t>
      </w:r>
      <w:proofErr w:type="spellEnd"/>
    </w:p>
    <w:p w14:paraId="693817E3" w14:textId="77777777" w:rsidR="007C6AFD" w:rsidRPr="005B4073" w:rsidRDefault="007C6AFD" w:rsidP="00D626D2">
      <w:pPr>
        <w:pStyle w:val="L-Source"/>
      </w:pPr>
      <w:proofErr w:type="spellStart"/>
      <w:r w:rsidRPr="005B4073">
        <w:t>X_train</w:t>
      </w:r>
      <w:proofErr w:type="spellEnd"/>
      <w:r w:rsidRPr="005B4073">
        <w:t xml:space="preserve">, </w:t>
      </w:r>
      <w:proofErr w:type="spellStart"/>
      <w:r w:rsidRPr="005B4073">
        <w:t>X_test</w:t>
      </w:r>
      <w:proofErr w:type="spellEnd"/>
      <w:r w:rsidRPr="005B4073">
        <w:t xml:space="preserve">, </w:t>
      </w:r>
      <w:proofErr w:type="spellStart"/>
      <w:r w:rsidRPr="005B4073">
        <w:t>y_train</w:t>
      </w:r>
      <w:proofErr w:type="spellEnd"/>
      <w:r w:rsidRPr="005B4073">
        <w:t xml:space="preserve">, </w:t>
      </w:r>
      <w:proofErr w:type="spellStart"/>
      <w:r w:rsidRPr="005B4073">
        <w:t>y_test</w:t>
      </w:r>
      <w:proofErr w:type="spellEnd"/>
      <w:r w:rsidRPr="005B4073">
        <w:t xml:space="preserve"> = </w:t>
      </w:r>
      <w:proofErr w:type="spellStart"/>
      <w:r w:rsidRPr="005B4073">
        <w:t>train_test_split</w:t>
      </w:r>
      <w:proofErr w:type="spellEnd"/>
      <w:r w:rsidRPr="005B4073">
        <w:t xml:space="preserve">(X, y, </w:t>
      </w:r>
      <w:proofErr w:type="spellStart"/>
      <w:r w:rsidRPr="005B4073">
        <w:t>test_size</w:t>
      </w:r>
      <w:proofErr w:type="spellEnd"/>
      <w:r w:rsidRPr="005B4073">
        <w:t xml:space="preserve">=0.33, </w:t>
      </w:r>
      <w:proofErr w:type="spellStart"/>
      <w:r w:rsidRPr="005B4073">
        <w:t>random_state</w:t>
      </w:r>
      <w:proofErr w:type="spellEnd"/>
      <w:r w:rsidRPr="005B4073">
        <w:t>=42)</w:t>
      </w:r>
    </w:p>
    <w:p w14:paraId="21685C5E" w14:textId="77777777" w:rsidR="007C6AFD" w:rsidRPr="005B4073" w:rsidRDefault="007C6AFD" w:rsidP="00D626D2">
      <w:pPr>
        <w:pStyle w:val="L-Regular"/>
      </w:pPr>
      <w:r w:rsidRPr="005B4073">
        <w:t xml:space="preserve">Now that the data has been dummy coded, shuffled, split into X and y, and further divided into testing and training data sets it is ready to be used in a linear or logistic regression model. </w:t>
      </w:r>
    </w:p>
    <w:p w14:paraId="5D82D3E4" w14:textId="77777777" w:rsidR="00840736" w:rsidRPr="005B4073" w:rsidRDefault="00840736" w:rsidP="00D626D2">
      <w:pPr>
        <w:pStyle w:val="H3-Callout"/>
      </w:pPr>
      <w:r w:rsidRPr="005B4073">
        <w:t>Note:</w:t>
      </w:r>
    </w:p>
    <w:p w14:paraId="7F07C763" w14:textId="09E955CE" w:rsidR="00840736" w:rsidRPr="005B4073" w:rsidRDefault="0040318E" w:rsidP="00D626D2">
      <w:pPr>
        <w:pStyle w:val="P-Callout"/>
      </w:pPr>
      <w:r w:rsidRPr="005B4073">
        <w:t>It is acknowledged that w</w:t>
      </w:r>
      <w:r w:rsidR="005E1E68" w:rsidRPr="005B4073">
        <w:t>e did not scale</w:t>
      </w:r>
      <w:r w:rsidR="00840736" w:rsidRPr="005B4073">
        <w:t xml:space="preserve"> our features when we prepare</w:t>
      </w:r>
      <w:r w:rsidR="005E1E68" w:rsidRPr="005B4073">
        <w:t>d</w:t>
      </w:r>
      <w:r w:rsidR="00840736" w:rsidRPr="005B4073">
        <w:t xml:space="preserve"> our data for linear and logistic regression analysis. However, later in the lesson when we learn about SVM, decision trees, and random forests we will be scaling our features in addition to the preprocessing steps described below.</w:t>
      </w:r>
    </w:p>
    <w:p w14:paraId="09F1A0AF" w14:textId="77777777" w:rsidR="00840736" w:rsidRPr="005B4073" w:rsidRDefault="00840736" w:rsidP="00D626D2">
      <w:pPr>
        <w:pStyle w:val="SB-Sidebar"/>
      </w:pPr>
      <w:r w:rsidRPr="00D451A9">
        <w:t>Discussion:</w:t>
      </w:r>
      <w:r w:rsidRPr="00AF6C26">
        <w:t xml:space="preserve"> Why</w:t>
      </w:r>
      <w:r w:rsidRPr="005B4073">
        <w:t xml:space="preserve"> might we refrain from scaling our data before using it in a linear or logistic regression analysis?</w:t>
      </w:r>
    </w:p>
    <w:p w14:paraId="15AE18F7" w14:textId="6E7CF7D9" w:rsidR="00840736" w:rsidRPr="005B4073" w:rsidRDefault="00840736" w:rsidP="00432164">
      <w:pPr>
        <w:pStyle w:val="P-Regular"/>
      </w:pPr>
      <w:r w:rsidRPr="005B4073">
        <w:rPr>
          <w:b/>
        </w:rPr>
        <w:t>Answer</w:t>
      </w:r>
      <w:r w:rsidRPr="005B4073">
        <w:t xml:space="preserve">: </w:t>
      </w:r>
      <w:commentRangeStart w:id="84"/>
      <w:commentRangeStart w:id="85"/>
      <w:r w:rsidRPr="005B4073">
        <w:t xml:space="preserve">A major reason </w:t>
      </w:r>
      <w:commentRangeEnd w:id="84"/>
      <w:r w:rsidR="00701362">
        <w:rPr>
          <w:rStyle w:val="CommentReference"/>
          <w:rFonts w:eastAsiaTheme="minorHAnsi" w:cstheme="minorBidi"/>
          <w:lang w:val="en-IN"/>
        </w:rPr>
        <w:commentReference w:id="84"/>
      </w:r>
      <w:commentRangeEnd w:id="85"/>
      <w:r w:rsidR="004448FD">
        <w:rPr>
          <w:rStyle w:val="CommentReference"/>
          <w:rFonts w:eastAsiaTheme="minorHAnsi" w:cstheme="minorBidi"/>
          <w:lang w:val="en-US"/>
        </w:rPr>
        <w:commentReference w:id="85"/>
      </w:r>
      <w:r w:rsidRPr="005B4073">
        <w:t>for using linear or logistic regression is the ease of interpretability.</w:t>
      </w:r>
      <w:ins w:id="86" w:author="Aaron England" w:date="2019-05-07T06:38:00Z">
        <w:r w:rsidR="000B5A46">
          <w:t xml:space="preserve"> The coefficient</w:t>
        </w:r>
      </w:ins>
      <w:ins w:id="87" w:author="Aaron England" w:date="2019-05-07T06:41:00Z">
        <w:r w:rsidR="00D569F0">
          <w:t>(</w:t>
        </w:r>
      </w:ins>
      <w:ins w:id="88" w:author="Aaron England" w:date="2019-05-07T06:38:00Z">
        <w:r w:rsidR="000B5A46">
          <w:t>s</w:t>
        </w:r>
      </w:ins>
      <w:ins w:id="89" w:author="Aaron England" w:date="2019-05-07T06:41:00Z">
        <w:r w:rsidR="00D569F0">
          <w:t>)</w:t>
        </w:r>
      </w:ins>
      <w:ins w:id="90" w:author="Aaron England" w:date="2019-05-07T06:38:00Z">
        <w:r w:rsidR="000B5A46">
          <w:t xml:space="preserve"> returned from</w:t>
        </w:r>
      </w:ins>
      <w:ins w:id="91" w:author="Aaron England" w:date="2019-05-07T06:40:00Z">
        <w:r w:rsidR="0015425C">
          <w:t xml:space="preserve"> a</w:t>
        </w:r>
      </w:ins>
      <w:ins w:id="92" w:author="Aaron England" w:date="2019-05-07T06:38:00Z">
        <w:r w:rsidR="000B5A46">
          <w:t xml:space="preserve"> </w:t>
        </w:r>
      </w:ins>
      <w:ins w:id="93" w:author="Aaron England" w:date="2019-05-07T06:39:00Z">
        <w:r w:rsidR="0015425C">
          <w:t xml:space="preserve">linear or logistic regression model explicitly </w:t>
        </w:r>
        <w:r w:rsidR="00D569F0">
          <w:t>inform</w:t>
        </w:r>
        <w:r w:rsidR="0015425C">
          <w:t xml:space="preserve"> the user </w:t>
        </w:r>
        <w:r w:rsidR="00D569F0">
          <w:t xml:space="preserve">how each variable affects the outcome. </w:t>
        </w:r>
      </w:ins>
      <w:del w:id="94" w:author="Aaron England" w:date="2019-05-07T06:41:00Z">
        <w:r w:rsidRPr="005B4073" w:rsidDel="00D569F0">
          <w:delText xml:space="preserve"> </w:delText>
        </w:r>
      </w:del>
      <w:r w:rsidRPr="005B4073">
        <w:t>Scaling the data creates an intercept and slope for a line of best fit that applies to the transformed features and not the original features</w:t>
      </w:r>
      <w:ins w:id="95" w:author="Aaron England" w:date="2019-05-07T06:41:00Z">
        <w:r w:rsidR="000A26A8">
          <w:t xml:space="preserve">. This transformation of features makes </w:t>
        </w:r>
      </w:ins>
      <w:del w:id="96" w:author="Aaron England" w:date="2019-05-07T06:42:00Z">
        <w:r w:rsidRPr="005B4073" w:rsidDel="000A26A8">
          <w:delText>, making</w:delText>
        </w:r>
      </w:del>
      <w:ins w:id="97" w:author="Aaron England" w:date="2019-05-07T06:42:00Z">
        <w:r w:rsidR="000A26A8">
          <w:t>interpreting the effects of each feature on the outcome</w:t>
        </w:r>
      </w:ins>
      <w:del w:id="98" w:author="Aaron England" w:date="2019-05-07T06:43:00Z">
        <w:r w:rsidRPr="005B4073" w:rsidDel="000A26A8">
          <w:delText xml:space="preserve"> interpretability</w:delText>
        </w:r>
        <w:r w:rsidR="00AB0F02" w:rsidRPr="005B4073" w:rsidDel="000A26A8">
          <w:delText xml:space="preserve"> of the original features</w:delText>
        </w:r>
      </w:del>
      <w:r w:rsidRPr="005B4073">
        <w:t xml:space="preserve"> much more convoluted.</w:t>
      </w:r>
    </w:p>
    <w:p w14:paraId="568E29B2" w14:textId="77777777" w:rsidR="007D2217" w:rsidRPr="005B4073" w:rsidRDefault="00E306AE" w:rsidP="00432164">
      <w:pPr>
        <w:pStyle w:val="H2-General"/>
      </w:pPr>
      <w:r w:rsidRPr="005B4073">
        <w:t>Exercise 2</w:t>
      </w:r>
      <w:r w:rsidR="007D2217" w:rsidRPr="005B4073">
        <w:t xml:space="preserve">: </w:t>
      </w:r>
      <w:r w:rsidR="003F129F" w:rsidRPr="005B4073">
        <w:t xml:space="preserve">Fitting </w:t>
      </w:r>
      <w:r w:rsidR="007D71C7" w:rsidRPr="005B4073">
        <w:t>a</w:t>
      </w:r>
      <w:r w:rsidR="00FE5CFB" w:rsidRPr="005B4073">
        <w:t xml:space="preserve"> s</w:t>
      </w:r>
      <w:r w:rsidR="007D2217" w:rsidRPr="005B4073">
        <w:t>imple linear regression</w:t>
      </w:r>
      <w:r w:rsidR="00FE5CFB" w:rsidRPr="005B4073">
        <w:t xml:space="preserve"> model</w:t>
      </w:r>
      <w:r w:rsidR="00DE48A8" w:rsidRPr="005B4073">
        <w:t xml:space="preserve"> and determining the intercept and coefficient</w:t>
      </w:r>
    </w:p>
    <w:p w14:paraId="26E27519" w14:textId="578D71AA" w:rsidR="00F22FD4" w:rsidRPr="005B4073" w:rsidRDefault="00AF6C26" w:rsidP="00432164">
      <w:pPr>
        <w:pStyle w:val="SB-Sidebar"/>
      </w:pPr>
      <w:r>
        <w:t>Present</w:t>
      </w:r>
      <w:r w:rsidR="00690EBA" w:rsidRPr="005B4073">
        <w:t xml:space="preserve">: </w:t>
      </w:r>
      <w:r w:rsidR="00481D73" w:rsidRPr="005B4073">
        <w:t>Fitting a s</w:t>
      </w:r>
      <w:r w:rsidR="00690EBA" w:rsidRPr="005B4073">
        <w:t>imple linear regression</w:t>
      </w:r>
      <w:r w:rsidR="00481D73" w:rsidRPr="005B4073">
        <w:t xml:space="preserve"> model</w:t>
      </w:r>
    </w:p>
    <w:p w14:paraId="646D2429" w14:textId="1530B2AB" w:rsidR="00E87011" w:rsidRDefault="00114A1A" w:rsidP="00432164">
      <w:pPr>
        <w:pStyle w:val="P-Regular"/>
        <w:rPr>
          <w:ins w:id="99" w:author="Aaron England" w:date="2019-05-08T20:50:00Z"/>
        </w:rPr>
      </w:pPr>
      <w:r w:rsidRPr="005B4073">
        <w:t xml:space="preserve">In this exercise, </w:t>
      </w:r>
      <w:r w:rsidR="00845370" w:rsidRPr="005B4073">
        <w:t xml:space="preserve">we will </w:t>
      </w:r>
      <w:r w:rsidR="00E046A1" w:rsidRPr="005B4073">
        <w:t>continue using the data we prepared in Exercise 1 to fit a s</w:t>
      </w:r>
      <w:r w:rsidR="00845370" w:rsidRPr="005B4073">
        <w:t>imple linear regression</w:t>
      </w:r>
      <w:r w:rsidR="00E046A1" w:rsidRPr="005B4073">
        <w:t xml:space="preserve"> model</w:t>
      </w:r>
      <w:r w:rsidR="00845370" w:rsidRPr="005B4073">
        <w:t xml:space="preserve"> to </w:t>
      </w:r>
      <w:r w:rsidR="0093237D" w:rsidRPr="005B4073">
        <w:t xml:space="preserve">predict </w:t>
      </w:r>
      <w:r w:rsidR="002560AF" w:rsidRPr="005B4073">
        <w:t xml:space="preserve">the temperature in Celsius from the </w:t>
      </w:r>
      <w:r w:rsidR="00D81F50" w:rsidRPr="005B4073">
        <w:t>humidity</w:t>
      </w:r>
      <w:r w:rsidR="002560AF" w:rsidRPr="005B4073">
        <w:t>.</w:t>
      </w:r>
    </w:p>
    <w:p w14:paraId="6FA4CE45" w14:textId="77777777" w:rsidR="004F7977" w:rsidRDefault="004F7977" w:rsidP="004F7977">
      <w:pPr>
        <w:pStyle w:val="H3-Callout"/>
        <w:rPr>
          <w:ins w:id="100" w:author="Aaron England" w:date="2019-05-08T20:51:00Z"/>
        </w:rPr>
      </w:pPr>
      <w:ins w:id="101" w:author="Aaron England" w:date="2019-05-08T20:51:00Z">
        <w:r>
          <w:t>Note:</w:t>
        </w:r>
      </w:ins>
    </w:p>
    <w:p w14:paraId="59ACC67C" w14:textId="5005FC3F" w:rsidR="004F7977" w:rsidRPr="00432164" w:rsidRDefault="004F7977" w:rsidP="00370692">
      <w:pPr>
        <w:pStyle w:val="P-Callout"/>
        <w:pPrChange w:id="102" w:author="Aaron England" w:date="2019-05-08T20:51:00Z">
          <w:pPr>
            <w:pStyle w:val="P-Regular"/>
          </w:pPr>
        </w:pPrChange>
      </w:pPr>
      <w:ins w:id="103" w:author="Aaron England" w:date="2019-05-08T20:51:00Z">
        <w:r w:rsidRPr="005B4073">
          <w:t>Continuing from E</w:t>
        </w:r>
        <w:r>
          <w:t>xercise 1</w:t>
        </w:r>
      </w:ins>
    </w:p>
    <w:p w14:paraId="4A113713" w14:textId="684E5894" w:rsidR="00114361" w:rsidRPr="005B4073" w:rsidRDefault="00114361" w:rsidP="00014872">
      <w:pPr>
        <w:pStyle w:val="L-Numbers"/>
        <w:numPr>
          <w:ilvl w:val="0"/>
          <w:numId w:val="14"/>
        </w:numPr>
      </w:pPr>
      <w:r w:rsidRPr="005B4073">
        <w:t xml:space="preserve">To instantiate a </w:t>
      </w:r>
      <w:r w:rsidR="00143762" w:rsidRPr="005B4073">
        <w:t>linear</w:t>
      </w:r>
      <w:r w:rsidRPr="005B4073">
        <w:t xml:space="preserve"> regression </w:t>
      </w:r>
      <w:r w:rsidR="00F67B0B" w:rsidRPr="005B4073">
        <w:t>model,</w:t>
      </w:r>
      <w:r w:rsidRPr="005B4073">
        <w:t xml:space="preserve"> refer to the code below:</w:t>
      </w:r>
    </w:p>
    <w:p w14:paraId="29BBAB75" w14:textId="77777777" w:rsidR="00114361" w:rsidRPr="005B4073" w:rsidRDefault="00114361" w:rsidP="00432164">
      <w:pPr>
        <w:pStyle w:val="L-Source"/>
      </w:pPr>
      <w:proofErr w:type="gramStart"/>
      <w:r w:rsidRPr="005B4073">
        <w:t>from</w:t>
      </w:r>
      <w:proofErr w:type="gramEnd"/>
      <w:r w:rsidRPr="005B4073">
        <w:t xml:space="preserve"> </w:t>
      </w:r>
      <w:proofErr w:type="spellStart"/>
      <w:r w:rsidRPr="005B4073">
        <w:t>sklearn.linear_model</w:t>
      </w:r>
      <w:proofErr w:type="spellEnd"/>
      <w:r w:rsidRPr="005B4073">
        <w:t xml:space="preserve"> import </w:t>
      </w:r>
      <w:proofErr w:type="spellStart"/>
      <w:r w:rsidRPr="005B4073">
        <w:t>LinearRegression</w:t>
      </w:r>
      <w:proofErr w:type="spellEnd"/>
    </w:p>
    <w:p w14:paraId="1FAD6B9E" w14:textId="77777777" w:rsidR="00114361" w:rsidRPr="005B4073" w:rsidRDefault="00114361" w:rsidP="00432164">
      <w:pPr>
        <w:pStyle w:val="L-Source"/>
      </w:pPr>
      <w:proofErr w:type="gramStart"/>
      <w:r w:rsidRPr="005B4073">
        <w:t>model</w:t>
      </w:r>
      <w:proofErr w:type="gramEnd"/>
      <w:r w:rsidRPr="005B4073">
        <w:t xml:space="preserve"> = </w:t>
      </w:r>
      <w:proofErr w:type="spellStart"/>
      <w:r w:rsidRPr="005B4073">
        <w:t>LinearRegression</w:t>
      </w:r>
      <w:proofErr w:type="spellEnd"/>
      <w:r w:rsidRPr="005B4073">
        <w:t>()</w:t>
      </w:r>
    </w:p>
    <w:p w14:paraId="6FFF1DF1" w14:textId="7AF167F5" w:rsidR="00432164" w:rsidRDefault="00114361" w:rsidP="00432164">
      <w:pPr>
        <w:pStyle w:val="L-Numbers"/>
      </w:pPr>
      <w:r w:rsidRPr="005B4073">
        <w:t>Fit the model to the</w:t>
      </w:r>
      <w:r w:rsidR="00911737" w:rsidRPr="005B4073">
        <w:t xml:space="preserve"> </w:t>
      </w:r>
      <w:r w:rsidR="00911737" w:rsidRPr="00432164">
        <w:rPr>
          <w:rStyle w:val="P-Code"/>
        </w:rPr>
        <w:t>Humidity</w:t>
      </w:r>
      <w:r w:rsidR="00911737" w:rsidRPr="005B4073">
        <w:t xml:space="preserve"> column in the</w:t>
      </w:r>
      <w:r w:rsidRPr="005B4073">
        <w:t xml:space="preserve"> training data using </w:t>
      </w:r>
    </w:p>
    <w:p w14:paraId="309E9084" w14:textId="77777777" w:rsidR="00432164" w:rsidRDefault="00432164" w:rsidP="00432164">
      <w:pPr>
        <w:pStyle w:val="L-Numbers"/>
        <w:numPr>
          <w:ilvl w:val="0"/>
          <w:numId w:val="0"/>
        </w:numPr>
        <w:ind w:left="717"/>
      </w:pPr>
    </w:p>
    <w:p w14:paraId="1A711EAE" w14:textId="292CA40F" w:rsidR="00114361" w:rsidRPr="005B4073" w:rsidRDefault="00E02F73" w:rsidP="00432164">
      <w:pPr>
        <w:pStyle w:val="L-Source"/>
      </w:pPr>
      <w:proofErr w:type="spellStart"/>
      <w:proofErr w:type="gramStart"/>
      <w:r w:rsidRPr="005B4073">
        <w:t>model.fit</w:t>
      </w:r>
      <w:proofErr w:type="spellEnd"/>
      <w:r w:rsidRPr="005B4073">
        <w:t>(</w:t>
      </w:r>
      <w:proofErr w:type="spellStart"/>
      <w:proofErr w:type="gramEnd"/>
      <w:r w:rsidRPr="005B4073">
        <w:t>X_train</w:t>
      </w:r>
      <w:proofErr w:type="spellEnd"/>
      <w:r w:rsidRPr="005B4073">
        <w:t xml:space="preserve">[['Humidity']], </w:t>
      </w:r>
      <w:proofErr w:type="spellStart"/>
      <w:r w:rsidRPr="005B4073">
        <w:t>y_train</w:t>
      </w:r>
      <w:proofErr w:type="spellEnd"/>
      <w:r w:rsidRPr="005B4073">
        <w:t>)</w:t>
      </w:r>
      <w:r w:rsidR="00114361" w:rsidRPr="005B4073">
        <w:t>.</w:t>
      </w:r>
    </w:p>
    <w:p w14:paraId="60D15688" w14:textId="77777777" w:rsidR="00543C61" w:rsidRPr="005B4073" w:rsidRDefault="00543C61" w:rsidP="00432164">
      <w:pPr>
        <w:pStyle w:val="IMG-Caption"/>
        <w:rPr>
          <w:szCs w:val="36"/>
        </w:rPr>
      </w:pPr>
      <w:r w:rsidRPr="005B4073">
        <w:rPr>
          <w:noProof/>
          <w:lang w:val="en-US"/>
        </w:rPr>
        <w:drawing>
          <wp:inline distT="0" distB="0" distL="0" distR="0" wp14:anchorId="42930CA7" wp14:editId="1E592E33">
            <wp:extent cx="5943600" cy="279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400"/>
                    </a:xfrm>
                    <a:prstGeom prst="rect">
                      <a:avLst/>
                    </a:prstGeom>
                  </pic:spPr>
                </pic:pic>
              </a:graphicData>
            </a:graphic>
          </wp:inline>
        </w:drawing>
      </w:r>
    </w:p>
    <w:p w14:paraId="59F1889B" w14:textId="77777777" w:rsidR="00543C61" w:rsidRPr="005B4073" w:rsidRDefault="00543C61" w:rsidP="00432164">
      <w:pPr>
        <w:pStyle w:val="IMG-Caption"/>
      </w:pPr>
      <w:r w:rsidRPr="005B4073">
        <w:t>Figure 2.x: Output from fitting the</w:t>
      </w:r>
      <w:r w:rsidR="009D1338" w:rsidRPr="005B4073">
        <w:t xml:space="preserve"> simple linear</w:t>
      </w:r>
      <w:r w:rsidRPr="005B4073">
        <w:t xml:space="preserve"> regression model</w:t>
      </w:r>
    </w:p>
    <w:p w14:paraId="3C0BDA23" w14:textId="77777777" w:rsidR="00114361" w:rsidRPr="005B4073" w:rsidRDefault="0050326C" w:rsidP="006B386F">
      <w:pPr>
        <w:pStyle w:val="L-Numbers"/>
      </w:pPr>
      <w:r w:rsidRPr="005B4073">
        <w:t>Extract the value for the intercept using the following code:</w:t>
      </w:r>
    </w:p>
    <w:p w14:paraId="2D0909CD" w14:textId="77777777" w:rsidR="0050326C" w:rsidRPr="005B4073" w:rsidRDefault="0050326C" w:rsidP="006B386F">
      <w:pPr>
        <w:pStyle w:val="L-Source"/>
      </w:pPr>
      <w:proofErr w:type="gramStart"/>
      <w:r w:rsidRPr="005B4073">
        <w:t>intercept</w:t>
      </w:r>
      <w:proofErr w:type="gramEnd"/>
      <w:r w:rsidRPr="005B4073">
        <w:t xml:space="preserve"> = </w:t>
      </w:r>
      <w:proofErr w:type="spellStart"/>
      <w:r w:rsidRPr="005B4073">
        <w:t>model.intercept</w:t>
      </w:r>
      <w:proofErr w:type="spellEnd"/>
      <w:r w:rsidRPr="005B4073">
        <w:t>_</w:t>
      </w:r>
    </w:p>
    <w:p w14:paraId="2D61EBC0" w14:textId="77777777" w:rsidR="0050326C" w:rsidRPr="005B4073" w:rsidRDefault="00417D6B" w:rsidP="006B386F">
      <w:pPr>
        <w:pStyle w:val="L-Numbers"/>
      </w:pPr>
      <w:r w:rsidRPr="005B4073">
        <w:t xml:space="preserve">Extract the value for the </w:t>
      </w:r>
      <w:r w:rsidRPr="006B386F">
        <w:rPr>
          <w:rStyle w:val="P-Code"/>
        </w:rPr>
        <w:t>coefficient</w:t>
      </w:r>
      <w:r w:rsidRPr="005B4073">
        <w:t xml:space="preserve"> as follows:</w:t>
      </w:r>
    </w:p>
    <w:p w14:paraId="63DE8AD5" w14:textId="77777777" w:rsidR="00417D6B" w:rsidRPr="005B4073" w:rsidRDefault="00417D6B" w:rsidP="006B386F">
      <w:pPr>
        <w:pStyle w:val="L-Source"/>
      </w:pPr>
      <w:proofErr w:type="gramStart"/>
      <w:r w:rsidRPr="005B4073">
        <w:t>coefficient</w:t>
      </w:r>
      <w:proofErr w:type="gramEnd"/>
      <w:r w:rsidRPr="005B4073">
        <w:t xml:space="preserve"> = </w:t>
      </w:r>
      <w:proofErr w:type="spellStart"/>
      <w:r w:rsidRPr="005B4073">
        <w:t>model.coef</w:t>
      </w:r>
      <w:proofErr w:type="spellEnd"/>
      <w:r w:rsidRPr="005B4073">
        <w:t>_</w:t>
      </w:r>
    </w:p>
    <w:p w14:paraId="4FA84DAC" w14:textId="77777777" w:rsidR="00417D6B" w:rsidRPr="005B4073" w:rsidRDefault="005F2462" w:rsidP="006B386F">
      <w:pPr>
        <w:pStyle w:val="L-Numbers"/>
      </w:pPr>
      <w:r w:rsidRPr="005B4073">
        <w:t>Now, we can print a message with the formula for predicting temperature in Celsius using the code below:</w:t>
      </w:r>
    </w:p>
    <w:p w14:paraId="74D8C00F" w14:textId="77777777" w:rsidR="008D09A6" w:rsidRPr="005B4073" w:rsidRDefault="008D09A6" w:rsidP="006B386F">
      <w:pPr>
        <w:pStyle w:val="L-Source"/>
      </w:pPr>
      <w:proofErr w:type="gramStart"/>
      <w:r w:rsidRPr="005B4073">
        <w:t>print(</w:t>
      </w:r>
      <w:proofErr w:type="gramEnd"/>
      <w:r w:rsidRPr="005B4073">
        <w:t xml:space="preserve">'Temperature = {0:0.2f} + ({1:0.2f} x </w:t>
      </w:r>
      <w:r w:rsidR="00777849" w:rsidRPr="005B4073">
        <w:t>Humidity</w:t>
      </w:r>
      <w:r w:rsidRPr="005B4073">
        <w:t>)'.format(intercept, coefficient[0]))</w:t>
      </w:r>
    </w:p>
    <w:p w14:paraId="377135FC" w14:textId="77777777" w:rsidR="008D09A6" w:rsidRPr="005B4073" w:rsidRDefault="008943C8" w:rsidP="006B386F">
      <w:pPr>
        <w:pStyle w:val="IMG-Caption"/>
        <w:rPr>
          <w:szCs w:val="36"/>
        </w:rPr>
      </w:pPr>
      <w:r w:rsidRPr="005B4073">
        <w:rPr>
          <w:noProof/>
          <w:lang w:val="en-US"/>
        </w:rPr>
        <w:drawing>
          <wp:inline distT="0" distB="0" distL="0" distR="0" wp14:anchorId="5E4E289A" wp14:editId="7778801F">
            <wp:extent cx="5943600" cy="142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875"/>
                    </a:xfrm>
                    <a:prstGeom prst="rect">
                      <a:avLst/>
                    </a:prstGeom>
                  </pic:spPr>
                </pic:pic>
              </a:graphicData>
            </a:graphic>
          </wp:inline>
        </w:drawing>
      </w:r>
      <w:r w:rsidRPr="005B4073">
        <w:rPr>
          <w:noProof/>
          <w:lang w:val="en-US"/>
        </w:rPr>
        <w:t xml:space="preserve"> </w:t>
      </w:r>
    </w:p>
    <w:p w14:paraId="0D30D147" w14:textId="77777777" w:rsidR="008D09A6" w:rsidRPr="005B4073" w:rsidRDefault="008D09A6" w:rsidP="006B386F">
      <w:pPr>
        <w:pStyle w:val="IMG-Caption"/>
      </w:pPr>
      <w:r w:rsidRPr="005B4073">
        <w:t xml:space="preserve">Figure 2.x: Formula to predict temperature in Celsius from </w:t>
      </w:r>
      <w:r w:rsidR="00384D69" w:rsidRPr="005B4073">
        <w:t xml:space="preserve">humidity </w:t>
      </w:r>
      <w:r w:rsidRPr="005B4073">
        <w:t>using simple linear regression</w:t>
      </w:r>
    </w:p>
    <w:p w14:paraId="24D94445" w14:textId="35F097BF" w:rsidR="00020A68" w:rsidRPr="005B4073" w:rsidRDefault="00020A68" w:rsidP="006B386F">
      <w:pPr>
        <w:pStyle w:val="P-Regular"/>
      </w:pPr>
      <w:r w:rsidRPr="005B4073">
        <w:t xml:space="preserve">Great work! </w:t>
      </w:r>
      <w:r w:rsidR="00805399" w:rsidRPr="005B4073">
        <w:t xml:space="preserve">According to this simple linear regression model, a day with 0.78 humidity has a predicted temperature in Celsius of 10.56. </w:t>
      </w:r>
      <w:r w:rsidRPr="005B4073">
        <w:t>Now that we are familiar with extracting the intercept and coefficients of our simple linear regression model</w:t>
      </w:r>
      <w:r w:rsidR="00C2686A" w:rsidRPr="005B4073">
        <w:t>,</w:t>
      </w:r>
      <w:r w:rsidRPr="005B4073">
        <w:t xml:space="preserve"> it is time to generate predictions and subsequently evaluate how the model performs on unseen, test data.</w:t>
      </w:r>
    </w:p>
    <w:p w14:paraId="2135564E" w14:textId="77777777" w:rsidR="006B386F" w:rsidRDefault="00CA1E05" w:rsidP="006B386F">
      <w:pPr>
        <w:pStyle w:val="H3-Callout"/>
      </w:pPr>
      <w:r w:rsidRPr="005B4073">
        <w:t xml:space="preserve">Teaching tip: </w:t>
      </w:r>
    </w:p>
    <w:p w14:paraId="744D180C" w14:textId="12996145" w:rsidR="00CA1E05" w:rsidRPr="005B4073" w:rsidRDefault="00CA1E05" w:rsidP="006B386F">
      <w:pPr>
        <w:pStyle w:val="P-Callout"/>
      </w:pPr>
      <w:r w:rsidRPr="005B4073">
        <w:t>Practice calculating temperature at various levels of humidity.</w:t>
      </w:r>
    </w:p>
    <w:p w14:paraId="434CCE08" w14:textId="77777777" w:rsidR="005823EB" w:rsidRPr="005B4073" w:rsidRDefault="008943C8" w:rsidP="006B386F">
      <w:pPr>
        <w:pStyle w:val="H2-General"/>
      </w:pPr>
      <w:r w:rsidRPr="005B4073">
        <w:t>Exercise 3</w:t>
      </w:r>
      <w:r w:rsidR="00432D0D" w:rsidRPr="005B4073">
        <w:t>: Generating predictions and evaluating performance</w:t>
      </w:r>
      <w:r w:rsidR="00047A07" w:rsidRPr="005B4073">
        <w:t xml:space="preserve"> of simple linear regression model</w:t>
      </w:r>
    </w:p>
    <w:p w14:paraId="7488D4E1" w14:textId="20A90D18" w:rsidR="005F2462" w:rsidRPr="005B4073" w:rsidRDefault="00AF6C26" w:rsidP="006B386F">
      <w:pPr>
        <w:pStyle w:val="SB-Sidebar"/>
      </w:pPr>
      <w:r>
        <w:t>Present</w:t>
      </w:r>
      <w:r w:rsidR="00432D0D" w:rsidRPr="005B4073">
        <w:t>: Generating predictions and evaluating performance</w:t>
      </w:r>
      <w:r w:rsidR="00AA7BBF" w:rsidRPr="005B4073">
        <w:t xml:space="preserve"> of simple linear regression model</w:t>
      </w:r>
    </w:p>
    <w:p w14:paraId="405BC2FC" w14:textId="6ACE1DCA" w:rsidR="00432D0D" w:rsidRDefault="00E60BF2" w:rsidP="006B386F">
      <w:pPr>
        <w:pStyle w:val="P-Regular"/>
        <w:rPr>
          <w:ins w:id="104" w:author="Aaron England" w:date="2019-05-08T20:52:00Z"/>
        </w:rPr>
      </w:pPr>
      <w:r w:rsidRPr="005B4073">
        <w:t xml:space="preserve">The very purpose of supervised learning </w:t>
      </w:r>
      <w:r w:rsidR="0068713F" w:rsidRPr="005B4073">
        <w:t xml:space="preserve">is to </w:t>
      </w:r>
      <w:r w:rsidR="008310A9" w:rsidRPr="005B4073">
        <w:t xml:space="preserve">use existing, labeled data to </w:t>
      </w:r>
      <w:r w:rsidR="0068713F" w:rsidRPr="005B4073">
        <w:t xml:space="preserve">generate predictions. Thus, this exercise will demonstrate how to generate predictions </w:t>
      </w:r>
      <w:r w:rsidR="006833AD" w:rsidRPr="005B4073">
        <w:t>on the test feature and generate model performance metrics by comparing the predictions to the actual values.</w:t>
      </w:r>
    </w:p>
    <w:p w14:paraId="26F12BF1" w14:textId="77777777" w:rsidR="00B23964" w:rsidRDefault="00B23964" w:rsidP="00B23964">
      <w:pPr>
        <w:pStyle w:val="H3-Callout"/>
        <w:rPr>
          <w:ins w:id="105" w:author="Aaron England" w:date="2019-05-08T20:52:00Z"/>
        </w:rPr>
      </w:pPr>
      <w:ins w:id="106" w:author="Aaron England" w:date="2019-05-08T20:52:00Z">
        <w:r>
          <w:t>Note:</w:t>
        </w:r>
      </w:ins>
    </w:p>
    <w:p w14:paraId="0D2F86CF" w14:textId="3C042174" w:rsidR="00B23964" w:rsidRPr="005B4073" w:rsidRDefault="00B23964" w:rsidP="00B23964">
      <w:pPr>
        <w:pStyle w:val="P-Callout"/>
        <w:rPr>
          <w:ins w:id="107" w:author="Aaron England" w:date="2019-05-08T20:52:00Z"/>
        </w:rPr>
      </w:pPr>
      <w:ins w:id="108" w:author="Aaron England" w:date="2019-05-08T20:52:00Z">
        <w:r w:rsidRPr="005B4073">
          <w:t>Continuing from E</w:t>
        </w:r>
        <w:r>
          <w:t>xercise 2</w:t>
        </w:r>
      </w:ins>
    </w:p>
    <w:p w14:paraId="313A5C3C" w14:textId="418C4659" w:rsidR="00B23964" w:rsidRPr="005B4073" w:rsidDel="000D5E23" w:rsidRDefault="00B23964" w:rsidP="006B386F">
      <w:pPr>
        <w:pStyle w:val="P-Regular"/>
        <w:rPr>
          <w:del w:id="109" w:author="Aaron England" w:date="2019-05-08T20:52:00Z"/>
        </w:rPr>
      </w:pPr>
    </w:p>
    <w:p w14:paraId="0348CBB2" w14:textId="77777777" w:rsidR="004E7FBC" w:rsidRPr="005B4073" w:rsidRDefault="004E7FBC" w:rsidP="00014872">
      <w:pPr>
        <w:pStyle w:val="L-Numbers"/>
        <w:numPr>
          <w:ilvl w:val="0"/>
          <w:numId w:val="15"/>
        </w:numPr>
      </w:pPr>
      <w:r w:rsidRPr="005B4073">
        <w:t>Generate predictions on the test data using the following:</w:t>
      </w:r>
    </w:p>
    <w:p w14:paraId="14D21A58" w14:textId="77777777" w:rsidR="004E7FBC" w:rsidRPr="005B4073" w:rsidRDefault="00C2686A" w:rsidP="006B386F">
      <w:pPr>
        <w:pStyle w:val="L-Source"/>
      </w:pPr>
      <w:proofErr w:type="gramStart"/>
      <w:r w:rsidRPr="005B4073">
        <w:t>predictions</w:t>
      </w:r>
      <w:proofErr w:type="gramEnd"/>
      <w:r w:rsidRPr="005B4073">
        <w:t xml:space="preserve"> = </w:t>
      </w:r>
      <w:proofErr w:type="spellStart"/>
      <w:r w:rsidRPr="005B4073">
        <w:t>model.predict</w:t>
      </w:r>
      <w:proofErr w:type="spellEnd"/>
      <w:r w:rsidRPr="005B4073">
        <w:t>(</w:t>
      </w:r>
      <w:proofErr w:type="spellStart"/>
      <w:r w:rsidRPr="005B4073">
        <w:t>X_test</w:t>
      </w:r>
      <w:proofErr w:type="spellEnd"/>
      <w:r w:rsidRPr="005B4073">
        <w:t>[['Humidity']])</w:t>
      </w:r>
    </w:p>
    <w:p w14:paraId="2B287C81" w14:textId="3068836A" w:rsidR="004E7FBC" w:rsidRPr="005B4073" w:rsidRDefault="00BE619B" w:rsidP="006B386F">
      <w:pPr>
        <w:pStyle w:val="L-Numbers"/>
      </w:pPr>
      <w:commentRangeStart w:id="110"/>
      <w:commentRangeStart w:id="111"/>
      <w:r w:rsidRPr="005B4073">
        <w:t>A common way to evaluate model performance is to examine the correlation between the predicted and actual values using a scatterplot</w:t>
      </w:r>
      <w:ins w:id="112" w:author="Aaron England" w:date="2019-05-07T06:44:00Z">
        <w:r w:rsidR="00604462">
          <w:t xml:space="preserve">. The scatterplot displays the relationship between the actual and predicted values. </w:t>
        </w:r>
      </w:ins>
      <w:ins w:id="113" w:author="Aaron England" w:date="2019-05-07T06:45:00Z">
        <w:r w:rsidR="00604462">
          <w:t xml:space="preserve">A perfect regression model will display a straight, diagonal line between predicted and actual values. The relationship between the predicted and actual values can be quantified using </w:t>
        </w:r>
      </w:ins>
      <w:del w:id="114" w:author="Aaron England" w:date="2019-05-07T06:46:00Z">
        <w:r w:rsidRPr="005B4073" w:rsidDel="00604462">
          <w:delText xml:space="preserve"> and </w:delText>
        </w:r>
      </w:del>
      <w:r w:rsidRPr="005B4073">
        <w:t xml:space="preserve">a Pearson </w:t>
      </w:r>
      <w:r w:rsidRPr="006B386F">
        <w:rPr>
          <w:rStyle w:val="P-Code"/>
        </w:rPr>
        <w:t>r</w:t>
      </w:r>
      <w:r w:rsidRPr="005B4073">
        <w:t xml:space="preserve"> correlation coefficient. </w:t>
      </w:r>
      <w:ins w:id="115" w:author="Aaron England" w:date="2019-05-07T06:46:00Z">
        <w:r w:rsidR="00604462">
          <w:t>It is helpful to the reader if the correlation coefficient is displayed in the plot</w:t>
        </w:r>
      </w:ins>
      <w:ins w:id="116" w:author="Aaron England" w:date="2019-05-07T06:47:00Z">
        <w:r w:rsidR="00604462">
          <w:t>’s title. The following code will show you how</w:t>
        </w:r>
      </w:ins>
      <w:del w:id="117" w:author="Aaron England" w:date="2019-05-07T06:47:00Z">
        <w:r w:rsidRPr="005B4073" w:rsidDel="00604462">
          <w:delText>Refer to the following code</w:delText>
        </w:r>
      </w:del>
      <w:ins w:id="118" w:author="Aaron England" w:date="2019-05-07T06:47:00Z">
        <w:r w:rsidR="00DA407E">
          <w:t xml:space="preserve"> to do this</w:t>
        </w:r>
      </w:ins>
      <w:r w:rsidRPr="005B4073">
        <w:t>:</w:t>
      </w:r>
      <w:commentRangeEnd w:id="110"/>
      <w:r w:rsidR="007F19A1">
        <w:rPr>
          <w:rStyle w:val="CommentReference"/>
          <w:rFonts w:eastAsiaTheme="minorHAnsi" w:cstheme="minorBidi"/>
          <w:lang w:val="en-IN"/>
        </w:rPr>
        <w:commentReference w:id="110"/>
      </w:r>
      <w:commentRangeEnd w:id="111"/>
      <w:r w:rsidR="00D263E0">
        <w:rPr>
          <w:rStyle w:val="CommentReference"/>
          <w:rFonts w:eastAsiaTheme="minorHAnsi" w:cstheme="minorBidi"/>
          <w:lang w:val="en-US"/>
        </w:rPr>
        <w:commentReference w:id="111"/>
      </w:r>
    </w:p>
    <w:p w14:paraId="05C88B2A" w14:textId="77777777" w:rsidR="00BE619B" w:rsidRPr="005B4073" w:rsidRDefault="00BE619B" w:rsidP="006B386F">
      <w:pPr>
        <w:pStyle w:val="L-Source"/>
      </w:pPr>
      <w:proofErr w:type="gramStart"/>
      <w:r w:rsidRPr="005B4073">
        <w:t>import</w:t>
      </w:r>
      <w:proofErr w:type="gramEnd"/>
      <w:r w:rsidRPr="005B4073">
        <w:t xml:space="preserve"> </w:t>
      </w:r>
      <w:proofErr w:type="spellStart"/>
      <w:r w:rsidRPr="005B4073">
        <w:t>matplotlib.pyplot</w:t>
      </w:r>
      <w:proofErr w:type="spellEnd"/>
      <w:r w:rsidRPr="005B4073">
        <w:t xml:space="preserve"> as </w:t>
      </w:r>
      <w:proofErr w:type="spellStart"/>
      <w:r w:rsidRPr="005B4073">
        <w:t>plt</w:t>
      </w:r>
      <w:proofErr w:type="spellEnd"/>
    </w:p>
    <w:p w14:paraId="798F721E" w14:textId="77777777" w:rsidR="00BE619B" w:rsidRPr="005B4073" w:rsidRDefault="00BE619B" w:rsidP="006B386F">
      <w:pPr>
        <w:pStyle w:val="L-Source"/>
      </w:pPr>
      <w:proofErr w:type="gramStart"/>
      <w:r w:rsidRPr="005B4073">
        <w:t>from</w:t>
      </w:r>
      <w:proofErr w:type="gramEnd"/>
      <w:r w:rsidRPr="005B4073">
        <w:t xml:space="preserve"> </w:t>
      </w:r>
      <w:proofErr w:type="spellStart"/>
      <w:r w:rsidRPr="005B4073">
        <w:t>scipy.stats</w:t>
      </w:r>
      <w:proofErr w:type="spellEnd"/>
      <w:r w:rsidRPr="005B4073">
        <w:t xml:space="preserve"> import </w:t>
      </w:r>
      <w:proofErr w:type="spellStart"/>
      <w:r w:rsidRPr="005B4073">
        <w:t>pearsonr</w:t>
      </w:r>
      <w:proofErr w:type="spellEnd"/>
    </w:p>
    <w:p w14:paraId="0F19DB04" w14:textId="77777777" w:rsidR="00BE619B" w:rsidRPr="005B4073" w:rsidRDefault="00BE619B" w:rsidP="006B386F">
      <w:pPr>
        <w:pStyle w:val="L-Source"/>
      </w:pPr>
    </w:p>
    <w:p w14:paraId="6DF3F481" w14:textId="77777777" w:rsidR="00BE619B" w:rsidRPr="005B4073" w:rsidRDefault="00BE619B" w:rsidP="006B386F">
      <w:pPr>
        <w:pStyle w:val="L-Source"/>
      </w:pPr>
      <w:proofErr w:type="spellStart"/>
      <w:proofErr w:type="gramStart"/>
      <w:r w:rsidRPr="005B4073">
        <w:t>plt.scatter</w:t>
      </w:r>
      <w:proofErr w:type="spellEnd"/>
      <w:r w:rsidRPr="005B4073">
        <w:t>(</w:t>
      </w:r>
      <w:proofErr w:type="spellStart"/>
      <w:proofErr w:type="gramEnd"/>
      <w:r w:rsidRPr="005B4073">
        <w:t>y_test</w:t>
      </w:r>
      <w:proofErr w:type="spellEnd"/>
      <w:r w:rsidRPr="005B4073">
        <w:t>, predictions)</w:t>
      </w:r>
    </w:p>
    <w:p w14:paraId="42F7E0B7" w14:textId="77777777" w:rsidR="00BE619B" w:rsidRPr="005B4073" w:rsidRDefault="00BE619B" w:rsidP="006B386F">
      <w:pPr>
        <w:pStyle w:val="L-Source"/>
      </w:pPr>
      <w:proofErr w:type="spellStart"/>
      <w:proofErr w:type="gramStart"/>
      <w:r w:rsidRPr="005B4073">
        <w:t>plt.xlabel</w:t>
      </w:r>
      <w:proofErr w:type="spellEnd"/>
      <w:r w:rsidRPr="005B4073">
        <w:t>(</w:t>
      </w:r>
      <w:proofErr w:type="gramEnd"/>
      <w:r w:rsidRPr="005B4073">
        <w:t>'Y Test (True Values)')</w:t>
      </w:r>
    </w:p>
    <w:p w14:paraId="3A749D07" w14:textId="77777777" w:rsidR="00BE619B" w:rsidRPr="005B4073" w:rsidRDefault="00BE619B" w:rsidP="006B386F">
      <w:pPr>
        <w:pStyle w:val="L-Source"/>
      </w:pPr>
      <w:proofErr w:type="spellStart"/>
      <w:proofErr w:type="gramStart"/>
      <w:r w:rsidRPr="005B4073">
        <w:t>plt.ylabel</w:t>
      </w:r>
      <w:proofErr w:type="spellEnd"/>
      <w:r w:rsidRPr="005B4073">
        <w:t>(</w:t>
      </w:r>
      <w:proofErr w:type="gramEnd"/>
      <w:r w:rsidRPr="005B4073">
        <w:t>'Predicted Values')</w:t>
      </w:r>
    </w:p>
    <w:p w14:paraId="26B8F980" w14:textId="77777777" w:rsidR="00BE619B" w:rsidRPr="005B4073" w:rsidRDefault="00BE619B" w:rsidP="006B386F">
      <w:pPr>
        <w:pStyle w:val="L-Source"/>
      </w:pPr>
      <w:proofErr w:type="spellStart"/>
      <w:proofErr w:type="gramStart"/>
      <w:r w:rsidRPr="005B4073">
        <w:t>plt.title</w:t>
      </w:r>
      <w:proofErr w:type="spellEnd"/>
      <w:r w:rsidRPr="005B4073">
        <w:t>(</w:t>
      </w:r>
      <w:proofErr w:type="gramEnd"/>
      <w:r w:rsidRPr="005B4073">
        <w:t>'Predicted vs. Actual Values (r = {0:0.2f})'.format(</w:t>
      </w:r>
      <w:proofErr w:type="spellStart"/>
      <w:r w:rsidRPr="005B4073">
        <w:t>pearsonr</w:t>
      </w:r>
      <w:proofErr w:type="spellEnd"/>
      <w:r w:rsidRPr="005B4073">
        <w:t>(</w:t>
      </w:r>
      <w:proofErr w:type="spellStart"/>
      <w:r w:rsidRPr="005B4073">
        <w:t>y_test</w:t>
      </w:r>
      <w:proofErr w:type="spellEnd"/>
      <w:r w:rsidRPr="005B4073">
        <w:t>, predictions)[0], 2))</w:t>
      </w:r>
    </w:p>
    <w:p w14:paraId="214862D1" w14:textId="77777777" w:rsidR="00BE619B" w:rsidRPr="005B4073" w:rsidRDefault="00BE619B" w:rsidP="006B386F">
      <w:pPr>
        <w:pStyle w:val="L-Source"/>
      </w:pPr>
      <w:proofErr w:type="spellStart"/>
      <w:proofErr w:type="gramStart"/>
      <w:r w:rsidRPr="005B4073">
        <w:t>plt.show</w:t>
      </w:r>
      <w:proofErr w:type="spellEnd"/>
      <w:r w:rsidRPr="005B4073">
        <w:t>()</w:t>
      </w:r>
      <w:proofErr w:type="gramEnd"/>
    </w:p>
    <w:p w14:paraId="35D2C3E3" w14:textId="77777777" w:rsidR="00BE619B" w:rsidRPr="005B4073" w:rsidRDefault="00BE619B" w:rsidP="006B386F">
      <w:pPr>
        <w:pStyle w:val="L-Regular"/>
      </w:pPr>
      <w:r w:rsidRPr="005B4073">
        <w:t>Below is the resultant output:</w:t>
      </w:r>
    </w:p>
    <w:p w14:paraId="71B1BE98" w14:textId="77777777" w:rsidR="00BE619B" w:rsidRPr="005B4073" w:rsidRDefault="008B5841" w:rsidP="006B386F">
      <w:pPr>
        <w:pStyle w:val="IMG-Caption"/>
        <w:rPr>
          <w:szCs w:val="36"/>
        </w:rPr>
      </w:pPr>
      <w:r w:rsidRPr="005B4073">
        <w:rPr>
          <w:noProof/>
          <w:lang w:val="en-US"/>
        </w:rPr>
        <w:drawing>
          <wp:inline distT="0" distB="0" distL="0" distR="0" wp14:anchorId="64D81FD8" wp14:editId="524A819A">
            <wp:extent cx="5943600" cy="1831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1340"/>
                    </a:xfrm>
                    <a:prstGeom prst="rect">
                      <a:avLst/>
                    </a:prstGeom>
                  </pic:spPr>
                </pic:pic>
              </a:graphicData>
            </a:graphic>
          </wp:inline>
        </w:drawing>
      </w:r>
    </w:p>
    <w:p w14:paraId="4AE9B2F9" w14:textId="77777777" w:rsidR="0091601F" w:rsidRPr="005B4073" w:rsidRDefault="0091601F" w:rsidP="006B386F">
      <w:pPr>
        <w:pStyle w:val="IMG-Caption"/>
      </w:pPr>
      <w:r w:rsidRPr="005B4073">
        <w:t>Figure 2.x: Predicted vs actual values</w:t>
      </w:r>
      <w:r w:rsidR="00CF6C3C" w:rsidRPr="005B4073">
        <w:t xml:space="preserve"> from simple linear regression model</w:t>
      </w:r>
    </w:p>
    <w:p w14:paraId="5FEB0578" w14:textId="78B6C4A9" w:rsidR="00271E39" w:rsidRDefault="00293E4C">
      <w:pPr>
        <w:pStyle w:val="L-Numbers"/>
        <w:numPr>
          <w:ilvl w:val="0"/>
          <w:numId w:val="0"/>
        </w:numPr>
        <w:ind w:left="717"/>
        <w:rPr>
          <w:ins w:id="119" w:author="Aaron England" w:date="2019-05-07T06:48:00Z"/>
        </w:rPr>
        <w:pPrChange w:id="120" w:author="Aaron England" w:date="2019-05-07T06:48:00Z">
          <w:pPr>
            <w:pStyle w:val="L-Numbers"/>
          </w:pPr>
        </w:pPrChange>
      </w:pPr>
      <w:commentRangeStart w:id="121"/>
      <w:commentRangeStart w:id="122"/>
      <w:r w:rsidRPr="005B4073">
        <w:t>With a Pearson r value of 0.62, there is a moderate</w:t>
      </w:r>
      <w:ins w:id="123" w:author="Aaron England" w:date="2019-05-07T06:48:00Z">
        <w:r w:rsidR="00C41136">
          <w:t>, positive, linear</w:t>
        </w:r>
      </w:ins>
      <w:r w:rsidRPr="005B4073">
        <w:t xml:space="preserve"> correlation between the predicted and actual values. A perfect model would have </w:t>
      </w:r>
      <w:r w:rsidR="00A75378" w:rsidRPr="005B4073">
        <w:t xml:space="preserve">all points on the plot in a straight line and </w:t>
      </w:r>
      <w:r w:rsidRPr="005B4073">
        <w:t xml:space="preserve">an r value of 1.0. </w:t>
      </w:r>
    </w:p>
    <w:p w14:paraId="1A45B289" w14:textId="77777777" w:rsidR="00271E39" w:rsidRDefault="00271E39">
      <w:pPr>
        <w:pStyle w:val="L-Numbers"/>
        <w:numPr>
          <w:ilvl w:val="0"/>
          <w:numId w:val="0"/>
        </w:numPr>
        <w:ind w:left="717"/>
        <w:rPr>
          <w:ins w:id="124" w:author="Aaron England" w:date="2019-05-07T06:48:00Z"/>
        </w:rPr>
        <w:pPrChange w:id="125" w:author="Aaron England" w:date="2019-05-07T06:48:00Z">
          <w:pPr>
            <w:pStyle w:val="L-Numbers"/>
          </w:pPr>
        </w:pPrChange>
      </w:pPr>
    </w:p>
    <w:p w14:paraId="14914F03" w14:textId="21C6BA6F" w:rsidR="002E7F74" w:rsidRPr="005B4073" w:rsidRDefault="00293E4C" w:rsidP="006B386F">
      <w:pPr>
        <w:pStyle w:val="L-Numbers"/>
      </w:pPr>
      <w:r w:rsidRPr="005B4073">
        <w:t xml:space="preserve">Another </w:t>
      </w:r>
      <w:r w:rsidR="002E7F74" w:rsidRPr="005B4073">
        <w:t>indicator of model performance is the distribution of the residuals (i.e., the difference between the predicted and actual values). If the model fits the data well, the residuals will be normally distributed. To create a density plot of the residuals, refer to the following code:</w:t>
      </w:r>
      <w:commentRangeEnd w:id="121"/>
      <w:r w:rsidR="00AB11E3">
        <w:rPr>
          <w:rStyle w:val="CommentReference"/>
          <w:rFonts w:eastAsiaTheme="minorHAnsi" w:cstheme="minorBidi"/>
          <w:lang w:val="en-IN"/>
        </w:rPr>
        <w:commentReference w:id="121"/>
      </w:r>
      <w:commentRangeEnd w:id="122"/>
      <w:r w:rsidR="00271E39">
        <w:rPr>
          <w:rStyle w:val="CommentReference"/>
          <w:rFonts w:eastAsiaTheme="minorHAnsi" w:cstheme="minorBidi"/>
          <w:lang w:val="en-US"/>
        </w:rPr>
        <w:commentReference w:id="122"/>
      </w:r>
    </w:p>
    <w:p w14:paraId="412B3606" w14:textId="77777777" w:rsidR="001C0E4D" w:rsidRPr="005B4073" w:rsidRDefault="001C0E4D" w:rsidP="00E64C4C">
      <w:pPr>
        <w:pStyle w:val="L-Source"/>
      </w:pPr>
      <w:proofErr w:type="gramStart"/>
      <w:r w:rsidRPr="005B4073">
        <w:t>import</w:t>
      </w:r>
      <w:proofErr w:type="gramEnd"/>
      <w:r w:rsidRPr="005B4073">
        <w:t xml:space="preserve"> </w:t>
      </w:r>
      <w:proofErr w:type="spellStart"/>
      <w:r w:rsidRPr="005B4073">
        <w:t>seaborn</w:t>
      </w:r>
      <w:proofErr w:type="spellEnd"/>
      <w:r w:rsidRPr="005B4073">
        <w:t xml:space="preserve"> as </w:t>
      </w:r>
      <w:proofErr w:type="spellStart"/>
      <w:r w:rsidRPr="005B4073">
        <w:t>sns</w:t>
      </w:r>
      <w:proofErr w:type="spellEnd"/>
    </w:p>
    <w:p w14:paraId="31C4570D" w14:textId="77777777" w:rsidR="001C0E4D" w:rsidRPr="005B4073" w:rsidRDefault="001C0E4D" w:rsidP="00E64C4C">
      <w:pPr>
        <w:pStyle w:val="L-Source"/>
      </w:pPr>
      <w:proofErr w:type="gramStart"/>
      <w:r w:rsidRPr="005B4073">
        <w:t>from</w:t>
      </w:r>
      <w:proofErr w:type="gramEnd"/>
      <w:r w:rsidRPr="005B4073">
        <w:t xml:space="preserve"> </w:t>
      </w:r>
      <w:proofErr w:type="spellStart"/>
      <w:r w:rsidRPr="005B4073">
        <w:t>scipy.stats</w:t>
      </w:r>
      <w:proofErr w:type="spellEnd"/>
      <w:r w:rsidRPr="005B4073">
        <w:t xml:space="preserve"> import </w:t>
      </w:r>
      <w:proofErr w:type="spellStart"/>
      <w:r w:rsidRPr="005B4073">
        <w:t>shapiro</w:t>
      </w:r>
      <w:proofErr w:type="spellEnd"/>
    </w:p>
    <w:p w14:paraId="544C6384" w14:textId="77777777" w:rsidR="001C0E4D" w:rsidRPr="005B4073" w:rsidRDefault="001C0E4D" w:rsidP="00E64C4C">
      <w:pPr>
        <w:pStyle w:val="L-Source"/>
      </w:pPr>
    </w:p>
    <w:p w14:paraId="119297F9" w14:textId="77777777" w:rsidR="001C0E4D" w:rsidRPr="005B4073" w:rsidRDefault="001C0E4D" w:rsidP="00E64C4C">
      <w:pPr>
        <w:pStyle w:val="L-Source"/>
      </w:pPr>
      <w:proofErr w:type="spellStart"/>
      <w:proofErr w:type="gramStart"/>
      <w:r w:rsidRPr="005B4073">
        <w:t>sns.distplot</w:t>
      </w:r>
      <w:proofErr w:type="spellEnd"/>
      <w:r w:rsidRPr="005B4073">
        <w:t>(</w:t>
      </w:r>
      <w:proofErr w:type="gramEnd"/>
      <w:r w:rsidRPr="005B4073">
        <w:t>(</w:t>
      </w:r>
      <w:proofErr w:type="spellStart"/>
      <w:r w:rsidRPr="005B4073">
        <w:t>y_test</w:t>
      </w:r>
      <w:proofErr w:type="spellEnd"/>
      <w:r w:rsidRPr="005B4073">
        <w:t xml:space="preserve"> - predictions), bins = 50)</w:t>
      </w:r>
    </w:p>
    <w:p w14:paraId="3FDCD6D7" w14:textId="77777777" w:rsidR="001C0E4D" w:rsidRPr="005B4073" w:rsidRDefault="001C0E4D" w:rsidP="00E64C4C">
      <w:pPr>
        <w:pStyle w:val="L-Source"/>
      </w:pPr>
      <w:proofErr w:type="spellStart"/>
      <w:proofErr w:type="gramStart"/>
      <w:r w:rsidRPr="005B4073">
        <w:t>plt.xlabel</w:t>
      </w:r>
      <w:proofErr w:type="spellEnd"/>
      <w:r w:rsidRPr="005B4073">
        <w:t>(</w:t>
      </w:r>
      <w:proofErr w:type="gramEnd"/>
      <w:r w:rsidRPr="005B4073">
        <w:t>'Residuals')</w:t>
      </w:r>
    </w:p>
    <w:p w14:paraId="162AD677" w14:textId="77777777" w:rsidR="001C0E4D" w:rsidRPr="005B4073" w:rsidRDefault="001C0E4D" w:rsidP="00E64C4C">
      <w:pPr>
        <w:pStyle w:val="L-Source"/>
      </w:pPr>
      <w:proofErr w:type="spellStart"/>
      <w:proofErr w:type="gramStart"/>
      <w:r w:rsidRPr="005B4073">
        <w:t>plt.ylabel</w:t>
      </w:r>
      <w:proofErr w:type="spellEnd"/>
      <w:r w:rsidRPr="005B4073">
        <w:t>(</w:t>
      </w:r>
      <w:proofErr w:type="gramEnd"/>
      <w:r w:rsidRPr="005B4073">
        <w:t>'Density')</w:t>
      </w:r>
    </w:p>
    <w:p w14:paraId="04725D57" w14:textId="77777777" w:rsidR="001C0E4D" w:rsidRPr="005B4073" w:rsidRDefault="001C0E4D" w:rsidP="00E64C4C">
      <w:pPr>
        <w:pStyle w:val="L-Source"/>
      </w:pPr>
      <w:proofErr w:type="spellStart"/>
      <w:proofErr w:type="gramStart"/>
      <w:r w:rsidRPr="005B4073">
        <w:t>plt.title</w:t>
      </w:r>
      <w:proofErr w:type="spellEnd"/>
      <w:r w:rsidRPr="005B4073">
        <w:t>(</w:t>
      </w:r>
      <w:proofErr w:type="gramEnd"/>
      <w:r w:rsidRPr="005B4073">
        <w:t>'Histogram of Residuals (Shapiro W p-value = {0:0.3f})'.format(</w:t>
      </w:r>
      <w:proofErr w:type="spellStart"/>
      <w:r w:rsidRPr="005B4073">
        <w:t>shapiro</w:t>
      </w:r>
      <w:proofErr w:type="spellEnd"/>
      <w:r w:rsidRPr="005B4073">
        <w:t>(</w:t>
      </w:r>
      <w:proofErr w:type="spellStart"/>
      <w:r w:rsidRPr="005B4073">
        <w:t>y_test</w:t>
      </w:r>
      <w:proofErr w:type="spellEnd"/>
      <w:r w:rsidRPr="005B4073">
        <w:t xml:space="preserve"> - predictions)[1]))</w:t>
      </w:r>
    </w:p>
    <w:p w14:paraId="3273785F" w14:textId="77777777" w:rsidR="0040038D" w:rsidRPr="005B4073" w:rsidRDefault="001C0E4D" w:rsidP="00E64C4C">
      <w:pPr>
        <w:pStyle w:val="L-Source"/>
      </w:pPr>
      <w:proofErr w:type="spellStart"/>
      <w:proofErr w:type="gramStart"/>
      <w:r w:rsidRPr="005B4073">
        <w:t>plt.show</w:t>
      </w:r>
      <w:proofErr w:type="spellEnd"/>
      <w:r w:rsidRPr="005B4073">
        <w:t>()</w:t>
      </w:r>
      <w:proofErr w:type="gramEnd"/>
    </w:p>
    <w:p w14:paraId="5ADBA25F" w14:textId="77777777" w:rsidR="00BC5601" w:rsidRPr="005B4073" w:rsidRDefault="00BC5601" w:rsidP="00E64C4C">
      <w:pPr>
        <w:pStyle w:val="L-Regular"/>
      </w:pPr>
      <w:r w:rsidRPr="005B4073">
        <w:t>Refer to the resultant output below:</w:t>
      </w:r>
    </w:p>
    <w:p w14:paraId="36F0ECE8" w14:textId="77777777" w:rsidR="0091601F" w:rsidRPr="005B4073" w:rsidRDefault="001C0E4D" w:rsidP="00E64C4C">
      <w:pPr>
        <w:pStyle w:val="IMG-Caption"/>
        <w:rPr>
          <w:szCs w:val="36"/>
        </w:rPr>
      </w:pPr>
      <w:r w:rsidRPr="005B4073">
        <w:rPr>
          <w:noProof/>
          <w:lang w:val="en-US"/>
        </w:rPr>
        <w:drawing>
          <wp:inline distT="0" distB="0" distL="0" distR="0" wp14:anchorId="0F5ACC83" wp14:editId="29646FB8">
            <wp:extent cx="5943600" cy="1798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8955"/>
                    </a:xfrm>
                    <a:prstGeom prst="rect">
                      <a:avLst/>
                    </a:prstGeom>
                  </pic:spPr>
                </pic:pic>
              </a:graphicData>
            </a:graphic>
          </wp:inline>
        </w:drawing>
      </w:r>
      <w:r w:rsidRPr="005B4073">
        <w:rPr>
          <w:noProof/>
          <w:lang w:val="en-US"/>
        </w:rPr>
        <w:t xml:space="preserve">  </w:t>
      </w:r>
    </w:p>
    <w:p w14:paraId="53BD4451" w14:textId="77777777" w:rsidR="0091601F" w:rsidRPr="005B4073" w:rsidRDefault="0091601F" w:rsidP="00E64C4C">
      <w:pPr>
        <w:pStyle w:val="IMG-Caption"/>
      </w:pPr>
      <w:r w:rsidRPr="005B4073">
        <w:t xml:space="preserve">Figure 2.x: Histogram </w:t>
      </w:r>
      <w:r w:rsidR="004B678D" w:rsidRPr="005B4073">
        <w:t>of residuals</w:t>
      </w:r>
      <w:r w:rsidR="00B26FF6" w:rsidRPr="005B4073">
        <w:t xml:space="preserve"> from simple linear regression model</w:t>
      </w:r>
    </w:p>
    <w:p w14:paraId="28598E6B" w14:textId="77777777" w:rsidR="006858F5" w:rsidRDefault="00262975">
      <w:pPr>
        <w:pStyle w:val="L-Numbers"/>
        <w:numPr>
          <w:ilvl w:val="0"/>
          <w:numId w:val="0"/>
        </w:numPr>
        <w:ind w:left="717"/>
        <w:rPr>
          <w:ins w:id="126" w:author="Aaron England" w:date="2019-05-07T06:49:00Z"/>
        </w:rPr>
        <w:pPrChange w:id="127" w:author="Aaron England" w:date="2019-05-07T06:49:00Z">
          <w:pPr>
            <w:pStyle w:val="L-Numbers"/>
          </w:pPr>
        </w:pPrChange>
      </w:pPr>
      <w:commentRangeStart w:id="128"/>
      <w:commentRangeStart w:id="129"/>
      <w:r w:rsidRPr="005B4073">
        <w:t>The histogram</w:t>
      </w:r>
      <w:r w:rsidR="001C0E4D" w:rsidRPr="005B4073">
        <w:t xml:space="preserve"> shows us that the</w:t>
      </w:r>
      <w:r w:rsidRPr="005B4073">
        <w:t xml:space="preserve"> residuals are negatively skewe</w:t>
      </w:r>
      <w:r w:rsidR="001C0E4D" w:rsidRPr="005B4073">
        <w:t>d and the value of the Shapiro W</w:t>
      </w:r>
      <w:r w:rsidR="00E63FBE" w:rsidRPr="005B4073">
        <w:t xml:space="preserve"> p-value</w:t>
      </w:r>
      <w:r w:rsidR="001C0E4D" w:rsidRPr="005B4073">
        <w:t xml:space="preserve"> in the title tells us that the distribution is not normal. </w:t>
      </w:r>
      <w:r w:rsidR="00151468" w:rsidRPr="005B4073">
        <w:t xml:space="preserve">This gives us further evidence that our model is not so good. </w:t>
      </w:r>
    </w:p>
    <w:p w14:paraId="79DA8C7F" w14:textId="77777777" w:rsidR="006858F5" w:rsidRDefault="006858F5">
      <w:pPr>
        <w:pStyle w:val="L-Numbers"/>
        <w:numPr>
          <w:ilvl w:val="0"/>
          <w:numId w:val="0"/>
        </w:numPr>
        <w:ind w:left="717"/>
        <w:rPr>
          <w:ins w:id="130" w:author="Aaron England" w:date="2019-05-07T06:49:00Z"/>
        </w:rPr>
        <w:pPrChange w:id="131" w:author="Aaron England" w:date="2019-05-07T06:49:00Z">
          <w:pPr>
            <w:pStyle w:val="L-Numbers"/>
          </w:pPr>
        </w:pPrChange>
      </w:pPr>
    </w:p>
    <w:p w14:paraId="5F1FD407" w14:textId="1B02C229" w:rsidR="00BC5601" w:rsidRPr="005B4073" w:rsidRDefault="00151468">
      <w:pPr>
        <w:pStyle w:val="L-Numbers"/>
      </w:pPr>
      <w:r w:rsidRPr="005B4073">
        <w:t>Lastly, we will compute metrics for mean absolute error, mean squared error, root mean squared error, and R-squared and put them into a data frame using the code below:</w:t>
      </w:r>
      <w:commentRangeEnd w:id="128"/>
      <w:r w:rsidR="00AB11E3">
        <w:rPr>
          <w:rStyle w:val="CommentReference"/>
          <w:rFonts w:eastAsiaTheme="minorHAnsi" w:cstheme="minorBidi"/>
          <w:lang w:val="en-IN"/>
        </w:rPr>
        <w:commentReference w:id="128"/>
      </w:r>
      <w:commentRangeEnd w:id="129"/>
      <w:r w:rsidR="00AF5D57">
        <w:rPr>
          <w:rStyle w:val="CommentReference"/>
          <w:rFonts w:eastAsiaTheme="minorHAnsi" w:cstheme="minorBidi"/>
          <w:lang w:val="en-US"/>
        </w:rPr>
        <w:commentReference w:id="129"/>
      </w:r>
    </w:p>
    <w:p w14:paraId="5FB88AA1" w14:textId="77777777" w:rsidR="00151468" w:rsidRPr="005B4073" w:rsidRDefault="00151468" w:rsidP="00E64C4C">
      <w:pPr>
        <w:pStyle w:val="L-Source"/>
      </w:pPr>
      <w:proofErr w:type="gramStart"/>
      <w:r w:rsidRPr="005B4073">
        <w:t>from</w:t>
      </w:r>
      <w:proofErr w:type="gramEnd"/>
      <w:r w:rsidRPr="005B4073">
        <w:t xml:space="preserve"> </w:t>
      </w:r>
      <w:proofErr w:type="spellStart"/>
      <w:r w:rsidRPr="005B4073">
        <w:t>sklearn</w:t>
      </w:r>
      <w:proofErr w:type="spellEnd"/>
      <w:r w:rsidRPr="005B4073">
        <w:t xml:space="preserve"> import metrics</w:t>
      </w:r>
    </w:p>
    <w:p w14:paraId="45AB19EE" w14:textId="77777777" w:rsidR="00151468" w:rsidRPr="005B4073" w:rsidRDefault="00151468" w:rsidP="00E64C4C">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500E9853" w14:textId="77777777" w:rsidR="00151468" w:rsidRPr="005B4073" w:rsidRDefault="00151468" w:rsidP="00E64C4C">
      <w:pPr>
        <w:pStyle w:val="L-Source"/>
      </w:pPr>
    </w:p>
    <w:p w14:paraId="5AF69253" w14:textId="77777777" w:rsidR="00151468" w:rsidRPr="005B4073" w:rsidRDefault="00151468" w:rsidP="00E64C4C">
      <w:pPr>
        <w:pStyle w:val="L-Source"/>
      </w:pPr>
      <w:proofErr w:type="spellStart"/>
      <w:r w:rsidRPr="005B4073">
        <w:t>metrics_df</w:t>
      </w:r>
      <w:proofErr w:type="spellEnd"/>
      <w:r w:rsidRPr="005B4073">
        <w:t xml:space="preserve"> = </w:t>
      </w:r>
      <w:proofErr w:type="spellStart"/>
      <w:proofErr w:type="gramStart"/>
      <w:r w:rsidRPr="005B4073">
        <w:t>pd.DataFrame</w:t>
      </w:r>
      <w:proofErr w:type="spellEnd"/>
      <w:r w:rsidRPr="005B4073">
        <w:t>(</w:t>
      </w:r>
      <w:proofErr w:type="gramEnd"/>
      <w:r w:rsidRPr="005B4073">
        <w:t xml:space="preserve">{'Metric': ['MAE', </w:t>
      </w:r>
    </w:p>
    <w:p w14:paraId="405862C1" w14:textId="77777777" w:rsidR="00151468" w:rsidRPr="005B4073" w:rsidRDefault="00151468" w:rsidP="00E64C4C">
      <w:pPr>
        <w:pStyle w:val="L-Source"/>
      </w:pPr>
      <w:r w:rsidRPr="005B4073">
        <w:t xml:space="preserve">                                      'MSE', </w:t>
      </w:r>
    </w:p>
    <w:p w14:paraId="19D14F79" w14:textId="77777777" w:rsidR="00151468" w:rsidRPr="005B4073" w:rsidRDefault="00151468" w:rsidP="00E64C4C">
      <w:pPr>
        <w:pStyle w:val="L-Source"/>
      </w:pPr>
      <w:r w:rsidRPr="005B4073">
        <w:t xml:space="preserve">                                      'RMSE', </w:t>
      </w:r>
    </w:p>
    <w:p w14:paraId="0DE281C4" w14:textId="77777777" w:rsidR="00151468" w:rsidRPr="005B4073" w:rsidRDefault="00151468" w:rsidP="00E64C4C">
      <w:pPr>
        <w:pStyle w:val="L-Source"/>
      </w:pPr>
      <w:r w:rsidRPr="005B4073">
        <w:t xml:space="preserve">                                      'R-Squared'],</w:t>
      </w:r>
    </w:p>
    <w:p w14:paraId="45990782" w14:textId="77777777" w:rsidR="00151468" w:rsidRPr="005B4073" w:rsidRDefault="00151468" w:rsidP="00E64C4C">
      <w:pPr>
        <w:pStyle w:val="L-Source"/>
      </w:pPr>
      <w:r w:rsidRPr="005B4073">
        <w:t xml:space="preserve">                          'Value': [</w:t>
      </w:r>
      <w:proofErr w:type="spellStart"/>
      <w:r w:rsidRPr="005B4073">
        <w:t>metrics.mean_absolute_</w:t>
      </w:r>
      <w:proofErr w:type="gramStart"/>
      <w:r w:rsidRPr="005B4073">
        <w:t>error</w:t>
      </w:r>
      <w:proofErr w:type="spellEnd"/>
      <w:r w:rsidRPr="005B4073">
        <w:t>(</w:t>
      </w:r>
      <w:proofErr w:type="spellStart"/>
      <w:proofErr w:type="gramEnd"/>
      <w:r w:rsidRPr="005B4073">
        <w:t>y_test</w:t>
      </w:r>
      <w:proofErr w:type="spellEnd"/>
      <w:r w:rsidRPr="005B4073">
        <w:t>, predictions),</w:t>
      </w:r>
    </w:p>
    <w:p w14:paraId="1AC1CEC2" w14:textId="77777777" w:rsidR="00151468" w:rsidRPr="005B4073" w:rsidRDefault="00151468" w:rsidP="00E64C4C">
      <w:pPr>
        <w:pStyle w:val="L-Source"/>
      </w:pPr>
      <w:r w:rsidRPr="005B4073">
        <w:t xml:space="preserve">                                    </w:t>
      </w:r>
      <w:proofErr w:type="spellStart"/>
      <w:r w:rsidRPr="005B4073">
        <w:t>metrics.mean_squared_</w:t>
      </w:r>
      <w:proofErr w:type="gramStart"/>
      <w:r w:rsidRPr="005B4073">
        <w:t>error</w:t>
      </w:r>
      <w:proofErr w:type="spellEnd"/>
      <w:r w:rsidRPr="005B4073">
        <w:t>(</w:t>
      </w:r>
      <w:proofErr w:type="spellStart"/>
      <w:proofErr w:type="gramEnd"/>
      <w:r w:rsidRPr="005B4073">
        <w:t>y_test</w:t>
      </w:r>
      <w:proofErr w:type="spellEnd"/>
      <w:r w:rsidRPr="005B4073">
        <w:t>, predictions),</w:t>
      </w:r>
    </w:p>
    <w:p w14:paraId="1825BBBA" w14:textId="77777777" w:rsidR="00151468" w:rsidRPr="005B4073" w:rsidRDefault="00151468" w:rsidP="00E64C4C">
      <w:pPr>
        <w:pStyle w:val="L-Source"/>
      </w:pPr>
      <w:r w:rsidRPr="005B4073">
        <w:t xml:space="preserve">                                    </w:t>
      </w:r>
      <w:proofErr w:type="spellStart"/>
      <w:proofErr w:type="gramStart"/>
      <w:r w:rsidRPr="005B4073">
        <w:t>np.sqrt</w:t>
      </w:r>
      <w:proofErr w:type="spellEnd"/>
      <w:r w:rsidRPr="005B4073">
        <w:t>(</w:t>
      </w:r>
      <w:proofErr w:type="spellStart"/>
      <w:proofErr w:type="gramEnd"/>
      <w:r w:rsidRPr="005B4073">
        <w:t>metrics.mean_squared_error</w:t>
      </w:r>
      <w:proofErr w:type="spellEnd"/>
      <w:r w:rsidRPr="005B4073">
        <w:t>(</w:t>
      </w:r>
      <w:proofErr w:type="spellStart"/>
      <w:r w:rsidRPr="005B4073">
        <w:t>y_test</w:t>
      </w:r>
      <w:proofErr w:type="spellEnd"/>
      <w:r w:rsidRPr="005B4073">
        <w:t>, predictions)),</w:t>
      </w:r>
    </w:p>
    <w:p w14:paraId="7A9F7A7A" w14:textId="77777777" w:rsidR="00151468" w:rsidRPr="005B4073" w:rsidRDefault="00151468" w:rsidP="00E64C4C">
      <w:pPr>
        <w:pStyle w:val="L-Source"/>
      </w:pPr>
      <w:r w:rsidRPr="005B4073">
        <w:t xml:space="preserve">                                    </w:t>
      </w:r>
      <w:proofErr w:type="spellStart"/>
      <w:r w:rsidRPr="005B4073">
        <w:t>metrics.explained_variance_</w:t>
      </w:r>
      <w:proofErr w:type="gramStart"/>
      <w:r w:rsidRPr="005B4073">
        <w:t>score</w:t>
      </w:r>
      <w:proofErr w:type="spellEnd"/>
      <w:r w:rsidRPr="005B4073">
        <w:t>(</w:t>
      </w:r>
      <w:proofErr w:type="spellStart"/>
      <w:proofErr w:type="gramEnd"/>
      <w:r w:rsidRPr="005B4073">
        <w:t>y_test</w:t>
      </w:r>
      <w:proofErr w:type="spellEnd"/>
      <w:r w:rsidRPr="005B4073">
        <w:t>, predictions)]}).round(3)</w:t>
      </w:r>
    </w:p>
    <w:p w14:paraId="532A8518" w14:textId="77777777" w:rsidR="00151468" w:rsidRPr="005B4073" w:rsidRDefault="00151468" w:rsidP="00E64C4C">
      <w:pPr>
        <w:pStyle w:val="L-Source"/>
      </w:pPr>
      <w:proofErr w:type="gramStart"/>
      <w:r w:rsidRPr="005B4073">
        <w:t>print(</w:t>
      </w:r>
      <w:proofErr w:type="spellStart"/>
      <w:proofErr w:type="gramEnd"/>
      <w:r w:rsidRPr="005B4073">
        <w:t>metrics_df</w:t>
      </w:r>
      <w:proofErr w:type="spellEnd"/>
      <w:r w:rsidRPr="005B4073">
        <w:t>)</w:t>
      </w:r>
    </w:p>
    <w:p w14:paraId="4BAF613A" w14:textId="77777777" w:rsidR="00151468" w:rsidRPr="005B4073" w:rsidRDefault="00151468" w:rsidP="00E64C4C">
      <w:pPr>
        <w:pStyle w:val="L-Regular"/>
      </w:pPr>
      <w:r w:rsidRPr="005B4073">
        <w:t>Please refer to the resultant output:</w:t>
      </w:r>
    </w:p>
    <w:p w14:paraId="69A414C4" w14:textId="77777777" w:rsidR="00151468" w:rsidRPr="005B4073" w:rsidRDefault="00151468" w:rsidP="00E64C4C">
      <w:pPr>
        <w:pStyle w:val="IMG-Caption"/>
        <w:rPr>
          <w:szCs w:val="36"/>
        </w:rPr>
      </w:pPr>
      <w:commentRangeStart w:id="132"/>
      <w:commentRangeStart w:id="133"/>
      <w:r w:rsidRPr="005B4073">
        <w:rPr>
          <w:noProof/>
          <w:lang w:val="en-US"/>
        </w:rPr>
        <w:drawing>
          <wp:inline distT="0" distB="0" distL="0" distR="0" wp14:anchorId="0D1EAD2E" wp14:editId="6CE66E30">
            <wp:extent cx="5943600" cy="691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91515"/>
                    </a:xfrm>
                    <a:prstGeom prst="rect">
                      <a:avLst/>
                    </a:prstGeom>
                  </pic:spPr>
                </pic:pic>
              </a:graphicData>
            </a:graphic>
          </wp:inline>
        </w:drawing>
      </w:r>
      <w:commentRangeEnd w:id="132"/>
      <w:r w:rsidR="00F67B0B">
        <w:rPr>
          <w:rStyle w:val="CommentReference"/>
          <w:b w:val="0"/>
          <w:color w:val="FF40FF"/>
        </w:rPr>
        <w:commentReference w:id="132"/>
      </w:r>
      <w:commentRangeEnd w:id="133"/>
      <w:r w:rsidR="00615E0C">
        <w:rPr>
          <w:rStyle w:val="CommentReference"/>
          <w:rFonts w:eastAsiaTheme="minorHAnsi" w:cstheme="minorBidi"/>
          <w:b w:val="0"/>
          <w:color w:val="auto"/>
          <w:lang w:val="en-US"/>
        </w:rPr>
        <w:commentReference w:id="133"/>
      </w:r>
    </w:p>
    <w:p w14:paraId="56BD832F" w14:textId="77777777" w:rsidR="00151468" w:rsidRPr="005B4073" w:rsidRDefault="00151468" w:rsidP="00E64C4C">
      <w:pPr>
        <w:pStyle w:val="IMG-Caption"/>
      </w:pPr>
      <w:r w:rsidRPr="005B4073">
        <w:t>Figure 2.x: Model evaluation metrics from simple linear regression model</w:t>
      </w:r>
    </w:p>
    <w:p w14:paraId="400B7FBB" w14:textId="29DA1FDC" w:rsidR="00E35CA5" w:rsidRPr="00C131E2" w:rsidRDefault="00E35CA5" w:rsidP="00E64C4C">
      <w:pPr>
        <w:pStyle w:val="P-Regular"/>
        <w:rPr>
          <w:ins w:id="134" w:author="Aaron England" w:date="2019-05-07T06:50:00Z"/>
          <w:rPrChange w:id="135" w:author="Aaron England" w:date="2019-05-08T21:03:00Z">
            <w:rPr>
              <w:ins w:id="136" w:author="Aaron England" w:date="2019-05-07T06:50:00Z"/>
            </w:rPr>
          </w:rPrChange>
        </w:rPr>
      </w:pPr>
      <w:ins w:id="137" w:author="Aaron England" w:date="2019-05-07T06:50:00Z">
        <w:r w:rsidRPr="00683E61">
          <w:rPr>
            <w:rPrChange w:id="138" w:author="Aaron England" w:date="2019-05-08T20:57:00Z">
              <w:rPr/>
            </w:rPrChange>
          </w:rPr>
          <w:t xml:space="preserve">Mean absolute error (MAE) </w:t>
        </w:r>
      </w:ins>
      <w:ins w:id="139" w:author="Aaron England" w:date="2019-05-08T20:55:00Z">
        <w:r w:rsidR="0049381B" w:rsidRPr="00683E61">
          <w:rPr>
            <w:rPrChange w:id="140" w:author="Aaron England" w:date="2019-05-08T20:57:00Z">
              <w:rPr/>
            </w:rPrChange>
          </w:rPr>
          <w:t xml:space="preserve">is </w:t>
        </w:r>
      </w:ins>
      <w:ins w:id="141" w:author="Aaron England" w:date="2019-05-08T20:56:00Z">
        <w:r w:rsidR="0049381B" w:rsidRPr="00683E61">
          <w:rPr>
            <w:rPrChange w:id="142" w:author="Aaron England" w:date="2019-05-08T20:57:00Z">
              <w:rPr/>
            </w:rPrChange>
          </w:rPr>
          <w:t>the average absolute difference between the predicted values and the actual values. Mean squared error</w:t>
        </w:r>
      </w:ins>
      <w:ins w:id="143" w:author="Aaron England" w:date="2019-05-08T20:57:00Z">
        <w:r w:rsidR="00683E61">
          <w:t xml:space="preserve"> (MSE)</w:t>
        </w:r>
      </w:ins>
      <w:ins w:id="144" w:author="Aaron England" w:date="2019-05-08T20:56:00Z">
        <w:r w:rsidR="0049381B" w:rsidRPr="00683E61">
          <w:rPr>
            <w:rPrChange w:id="145" w:author="Aaron England" w:date="2019-05-08T20:57:00Z">
              <w:rPr/>
            </w:rPrChange>
          </w:rPr>
          <w:t xml:space="preserve"> is</w:t>
        </w:r>
      </w:ins>
      <w:ins w:id="146" w:author="Aaron England" w:date="2019-05-08T20:57:00Z">
        <w:r w:rsidR="00683E61">
          <w:t xml:space="preserve"> </w:t>
        </w:r>
        <w:r w:rsidR="00797713">
          <w:t xml:space="preserve">the average of the squared differences between the predicted and actual values. </w:t>
        </w:r>
      </w:ins>
      <w:ins w:id="147" w:author="Aaron England" w:date="2019-05-08T20:58:00Z">
        <w:r w:rsidR="00AB707C">
          <w:t xml:space="preserve">Root mean squared error (RMSE) is </w:t>
        </w:r>
      </w:ins>
      <w:ins w:id="148" w:author="Aaron England" w:date="2019-05-08T21:00:00Z">
        <w:r w:rsidR="00C131E2">
          <w:t xml:space="preserve">the square root of the MSE. R-squared tells use the proportion of variance in the dependent variable that can be explained by the model. Thus, in this </w:t>
        </w:r>
      </w:ins>
      <w:ins w:id="149" w:author="Aaron England" w:date="2019-05-08T21:01:00Z">
        <w:r w:rsidR="00C131E2">
          <w:t xml:space="preserve">simple linear regression model, humidity explained only 38.9% of the variance in temperature. Additionally, our predictions were within </w:t>
        </w:r>
      </w:ins>
      <w:ins w:id="150" w:author="Aaron England" w:date="2019-05-08T21:03:00Z">
        <w:r w:rsidR="00C131E2">
          <w:rPr>
            <w:u w:val="single"/>
          </w:rPr>
          <w:t>+</w:t>
        </w:r>
        <w:r w:rsidR="00C131E2">
          <w:t xml:space="preserve"> 6.052 degrees </w:t>
        </w:r>
        <w:proofErr w:type="spellStart"/>
        <w:r w:rsidR="00C131E2">
          <w:t>celsius</w:t>
        </w:r>
        <w:proofErr w:type="spellEnd"/>
        <w:r w:rsidR="00C131E2">
          <w:t>.</w:t>
        </w:r>
      </w:ins>
    </w:p>
    <w:p w14:paraId="2AAFC48C" w14:textId="7904966B" w:rsidR="00F9529F" w:rsidRPr="005B4073" w:rsidRDefault="0068225C" w:rsidP="00E64C4C">
      <w:pPr>
        <w:pStyle w:val="P-Regular"/>
      </w:pPr>
      <w:r w:rsidRPr="005B4073">
        <w:t xml:space="preserve">There we have it. We have successfully used </w:t>
      </w:r>
      <w:proofErr w:type="spellStart"/>
      <w:r w:rsidRPr="005B4073">
        <w:t>scikit</w:t>
      </w:r>
      <w:proofErr w:type="spellEnd"/>
      <w:r w:rsidRPr="005B4073">
        <w:t xml:space="preserve">-learn to fit and evaluate a simple linear regression model. </w:t>
      </w:r>
      <w:r w:rsidR="00733C1C" w:rsidRPr="005B4073">
        <w:t xml:space="preserve">This is the first step in a very exciting journey to becoming a machine learning guru. </w:t>
      </w:r>
      <w:r w:rsidR="004B427F" w:rsidRPr="005B4073">
        <w:t>Next, we will</w:t>
      </w:r>
      <w:r w:rsidR="00F9529F" w:rsidRPr="005B4073">
        <w:t xml:space="preserve"> continue expanding our knowledge of regression</w:t>
      </w:r>
      <w:r w:rsidR="00974F01" w:rsidRPr="005B4073">
        <w:t xml:space="preserve"> and improving upon this model</w:t>
      </w:r>
      <w:r w:rsidR="00F9529F" w:rsidRPr="005B4073">
        <w:t xml:space="preserve"> by exploring multiple linear regression.</w:t>
      </w:r>
    </w:p>
    <w:p w14:paraId="7CBBCDEF" w14:textId="32921FD0" w:rsidR="007F5EA9" w:rsidRPr="005B4073" w:rsidDel="0058457F" w:rsidRDefault="007F5EA9" w:rsidP="0004043D">
      <w:pPr>
        <w:pStyle w:val="SB-Sidebar"/>
        <w:rPr>
          <w:del w:id="151" w:author="Aaron England" w:date="2019-05-07T06:55:00Z"/>
        </w:rPr>
      </w:pPr>
      <w:del w:id="152" w:author="Aaron England" w:date="2019-05-07T06:55:00Z">
        <w:r w:rsidRPr="00D451A9" w:rsidDel="0058457F">
          <w:delText>Discussion</w:delText>
        </w:r>
        <w:r w:rsidRPr="005B4073" w:rsidDel="0058457F">
          <w:rPr>
            <w:b/>
          </w:rPr>
          <w:delText>:</w:delText>
        </w:r>
        <w:r w:rsidRPr="005B4073" w:rsidDel="0058457F">
          <w:delText xml:space="preserve"> How do we interpret the value associated with R-squared?</w:delText>
        </w:r>
      </w:del>
    </w:p>
    <w:p w14:paraId="431C700C" w14:textId="77777777" w:rsidR="00BF00ED" w:rsidRDefault="00BF00ED" w:rsidP="0004043D">
      <w:pPr>
        <w:pStyle w:val="H1-Topic"/>
        <w:rPr>
          <w:ins w:id="153" w:author="Aaron England" w:date="2019-05-07T06:55:00Z"/>
          <w:b/>
        </w:rPr>
      </w:pPr>
    </w:p>
    <w:p w14:paraId="4BD83A84" w14:textId="3638FBB0" w:rsidR="007F5EA9" w:rsidRPr="005B4073" w:rsidDel="0058457F" w:rsidRDefault="007F5EA9" w:rsidP="0004043D">
      <w:pPr>
        <w:pStyle w:val="P-Regular"/>
        <w:rPr>
          <w:del w:id="154" w:author="Aaron England" w:date="2019-05-07T06:55:00Z"/>
        </w:rPr>
      </w:pPr>
      <w:commentRangeStart w:id="155"/>
      <w:commentRangeStart w:id="156"/>
      <w:del w:id="157" w:author="Aaron England" w:date="2019-05-07T06:55:00Z">
        <w:r w:rsidRPr="005B4073" w:rsidDel="0058457F">
          <w:rPr>
            <w:b/>
          </w:rPr>
          <w:delText>Answer</w:delText>
        </w:r>
        <w:r w:rsidRPr="005B4073" w:rsidDel="0058457F">
          <w:delText>: We interpret this is as 38.9% of the variance in temperature is explained by humidity.</w:delText>
        </w:r>
        <w:commentRangeEnd w:id="155"/>
        <w:r w:rsidR="00F1741C" w:rsidDel="0058457F">
          <w:rPr>
            <w:rStyle w:val="CommentReference"/>
            <w:rFonts w:eastAsiaTheme="minorHAnsi" w:cstheme="minorBidi"/>
            <w:lang w:val="en-IN"/>
          </w:rPr>
          <w:commentReference w:id="155"/>
        </w:r>
        <w:commentRangeEnd w:id="156"/>
        <w:r w:rsidR="0058457F" w:rsidDel="0058457F">
          <w:rPr>
            <w:rStyle w:val="CommentReference"/>
            <w:rFonts w:eastAsiaTheme="minorHAnsi" w:cstheme="minorBidi"/>
            <w:lang w:val="en-US"/>
          </w:rPr>
          <w:commentReference w:id="156"/>
        </w:r>
      </w:del>
    </w:p>
    <w:p w14:paraId="44973801" w14:textId="77777777" w:rsidR="009B43A0" w:rsidRPr="005B4073" w:rsidRDefault="009B43A0" w:rsidP="0004043D">
      <w:pPr>
        <w:pStyle w:val="H1-Topic"/>
      </w:pPr>
      <w:commentRangeStart w:id="158"/>
      <w:r w:rsidRPr="009B789A">
        <w:rPr>
          <w:highlight w:val="green"/>
          <w:rPrChange w:id="159" w:author="Aaron England" w:date="2019-05-07T06:55:00Z">
            <w:rPr/>
          </w:rPrChange>
        </w:rPr>
        <w:t>Multiple linear regression</w:t>
      </w:r>
      <w:commentRangeEnd w:id="158"/>
      <w:r w:rsidR="00DE6678" w:rsidRPr="009B789A">
        <w:rPr>
          <w:rStyle w:val="CommentReference"/>
          <w:rFonts w:eastAsiaTheme="minorHAnsi" w:cstheme="minorBidi"/>
          <w:highlight w:val="green"/>
          <w:lang w:val="en-IN"/>
          <w:rPrChange w:id="160" w:author="Aaron England" w:date="2019-05-07T06:55:00Z">
            <w:rPr>
              <w:rStyle w:val="CommentReference"/>
              <w:rFonts w:eastAsiaTheme="minorHAnsi" w:cstheme="minorBidi"/>
              <w:lang w:val="en-IN"/>
            </w:rPr>
          </w:rPrChange>
        </w:rPr>
        <w:commentReference w:id="158"/>
      </w:r>
    </w:p>
    <w:p w14:paraId="784C4BC3" w14:textId="77777777" w:rsidR="009B43A0" w:rsidRPr="005B4073" w:rsidRDefault="009B43A0" w:rsidP="0004043D">
      <w:pPr>
        <w:pStyle w:val="SB-Sidebar"/>
      </w:pPr>
      <w:r w:rsidRPr="005B4073">
        <w:t>Present x: Multiple linear regression</w:t>
      </w:r>
    </w:p>
    <w:p w14:paraId="22036A08" w14:textId="77777777" w:rsidR="002F43D4" w:rsidRPr="005B4073" w:rsidRDefault="00191B20" w:rsidP="0004043D">
      <w:pPr>
        <w:pStyle w:val="P-Regular"/>
      </w:pPr>
      <w:r w:rsidRPr="005B4073">
        <w:t xml:space="preserve">Multiple linear regression models define the relationship between 2 or more features and the continuous outcome variable using </w:t>
      </w:r>
      <w:r w:rsidRPr="0004043D">
        <w:rPr>
          <w:rStyle w:val="P-Italics"/>
        </w:rPr>
        <w:t>y = α + β1xi1 + β2xi2 + … + βp-1xi</w:t>
      </w:r>
      <w:proofErr w:type="gramStart"/>
      <w:r w:rsidRPr="0004043D">
        <w:rPr>
          <w:rStyle w:val="P-Italics"/>
        </w:rPr>
        <w:t>,p</w:t>
      </w:r>
      <w:proofErr w:type="gramEnd"/>
      <w:r w:rsidRPr="0004043D">
        <w:rPr>
          <w:rStyle w:val="P-Italics"/>
        </w:rPr>
        <w:t>-1</w:t>
      </w:r>
      <w:r w:rsidRPr="005B4073">
        <w:rPr>
          <w:i/>
        </w:rPr>
        <w:t xml:space="preserve">. </w:t>
      </w:r>
      <w:r w:rsidR="00B26E98" w:rsidRPr="005B4073">
        <w:t xml:space="preserve">Again, </w:t>
      </w:r>
      <w:r w:rsidR="00B26E98" w:rsidRPr="005B4073">
        <w:rPr>
          <w:i/>
        </w:rPr>
        <w:t xml:space="preserve">α </w:t>
      </w:r>
      <w:r w:rsidR="00B26E98" w:rsidRPr="005B4073">
        <w:t xml:space="preserve">represents the intercept and </w:t>
      </w:r>
      <w:r w:rsidR="00B26E98" w:rsidRPr="0004043D">
        <w:rPr>
          <w:rStyle w:val="P-Italics"/>
        </w:rPr>
        <w:t>β</w:t>
      </w:r>
      <w:r w:rsidR="00B26E98" w:rsidRPr="005B4073">
        <w:t xml:space="preserve"> denotes the slope for each feature (</w:t>
      </w:r>
      <w:r w:rsidR="00B26E98" w:rsidRPr="0004043D">
        <w:rPr>
          <w:rStyle w:val="P-Italics"/>
        </w:rPr>
        <w:t>x</w:t>
      </w:r>
      <w:r w:rsidR="00B26E98" w:rsidRPr="005B4073">
        <w:t>) in the model.</w:t>
      </w:r>
      <w:r w:rsidR="00FD4942" w:rsidRPr="005B4073">
        <w:t xml:space="preserve"> Thus, if we are predicting the weight of an individual in kg using height in </w:t>
      </w:r>
      <w:r w:rsidR="00FD4942" w:rsidRPr="0004043D">
        <w:rPr>
          <w:rStyle w:val="P-Italics"/>
        </w:rPr>
        <w:t>m</w:t>
      </w:r>
      <w:r w:rsidR="00FD4942" w:rsidRPr="005B4073">
        <w:t xml:space="preserve">, total cholesterol in </w:t>
      </w:r>
      <w:r w:rsidR="00FD4942" w:rsidRPr="0004043D">
        <w:rPr>
          <w:rStyle w:val="P-Italics"/>
        </w:rPr>
        <w:t>mg/</w:t>
      </w:r>
      <w:proofErr w:type="spellStart"/>
      <w:r w:rsidR="00FD4942" w:rsidRPr="0004043D">
        <w:rPr>
          <w:rStyle w:val="P-Italics"/>
        </w:rPr>
        <w:t>dL</w:t>
      </w:r>
      <w:proofErr w:type="spellEnd"/>
      <w:r w:rsidR="00FD4942" w:rsidRPr="005B4073">
        <w:t>, and minutes of cardiovascular exercise per day, and the multiple line</w:t>
      </w:r>
      <w:r w:rsidR="004F01A5" w:rsidRPr="005B4073">
        <w:t>ar regression model computes 1</w:t>
      </w:r>
      <w:r w:rsidR="006D1E75" w:rsidRPr="005B4073">
        <w:t>.5</w:t>
      </w:r>
      <w:r w:rsidR="00FD4942" w:rsidRPr="005B4073">
        <w:t xml:space="preserve"> as the value for </w:t>
      </w:r>
      <w:r w:rsidR="00FD4942" w:rsidRPr="0004043D">
        <w:rPr>
          <w:rStyle w:val="P-Italics"/>
        </w:rPr>
        <w:t>α</w:t>
      </w:r>
      <w:r w:rsidR="00FD4942" w:rsidRPr="005B4073">
        <w:t xml:space="preserve">, 50 as the coefficient for </w:t>
      </w:r>
      <w:r w:rsidR="00FD4942" w:rsidRPr="0004043D">
        <w:rPr>
          <w:rStyle w:val="P-Italics"/>
        </w:rPr>
        <w:t>β1</w:t>
      </w:r>
      <w:r w:rsidR="00FD4942" w:rsidRPr="005B4073">
        <w:t xml:space="preserve">, </w:t>
      </w:r>
      <w:r w:rsidR="001F500B" w:rsidRPr="005B4073">
        <w:t>0.1</w:t>
      </w:r>
      <w:r w:rsidR="00FD4942" w:rsidRPr="005B4073">
        <w:t xml:space="preserve"> as the coefficient for </w:t>
      </w:r>
      <w:r w:rsidR="00FD4942" w:rsidRPr="0004043D">
        <w:rPr>
          <w:rStyle w:val="P-Italics"/>
        </w:rPr>
        <w:t>β2</w:t>
      </w:r>
      <w:r w:rsidR="00FD4942" w:rsidRPr="005B4073">
        <w:rPr>
          <w:i/>
        </w:rPr>
        <w:t xml:space="preserve">, </w:t>
      </w:r>
      <w:r w:rsidR="00FD4942" w:rsidRPr="005B4073">
        <w:t xml:space="preserve">and -0.4 as the coefficient for </w:t>
      </w:r>
      <w:r w:rsidR="00FD4942" w:rsidRPr="0004043D">
        <w:rPr>
          <w:rStyle w:val="P-Italics"/>
        </w:rPr>
        <w:t>β3</w:t>
      </w:r>
      <w:r w:rsidR="00FD4942" w:rsidRPr="005B4073">
        <w:t xml:space="preserve">, this model can be interpreted as for every 1 </w:t>
      </w:r>
      <w:r w:rsidR="00FD4942" w:rsidRPr="0004043D">
        <w:rPr>
          <w:rStyle w:val="P-Italics"/>
        </w:rPr>
        <w:t>m</w:t>
      </w:r>
      <w:r w:rsidR="00FD4942" w:rsidRPr="005B4073">
        <w:t xml:space="preserve"> increase in height, weight increases by 50 kg</w:t>
      </w:r>
      <w:r w:rsidR="009C4EC9" w:rsidRPr="005B4073">
        <w:t>,</w:t>
      </w:r>
      <w:r w:rsidR="00FD4942" w:rsidRPr="005B4073">
        <w:t xml:space="preserve"> controlling for all other features in the model</w:t>
      </w:r>
      <w:r w:rsidR="009C4EC9" w:rsidRPr="005B4073">
        <w:t>. Additionally, for every 1 mg/</w:t>
      </w:r>
      <w:proofErr w:type="spellStart"/>
      <w:r w:rsidR="009C4EC9" w:rsidRPr="005B4073">
        <w:t>dL</w:t>
      </w:r>
      <w:proofErr w:type="spellEnd"/>
      <w:r w:rsidR="009C4EC9" w:rsidRPr="005B4073">
        <w:t xml:space="preserve"> increase in total chol</w:t>
      </w:r>
      <w:r w:rsidR="00342AC1" w:rsidRPr="005B4073">
        <w:t>esterol, weight increases by 0.1</w:t>
      </w:r>
      <w:r w:rsidR="009C4EC9" w:rsidRPr="005B4073">
        <w:t xml:space="preserve"> kg, controlling for all other features in the model. Lastly, for every minute of cardiovascular exercise per day, weight decreases by 0.4 kg</w:t>
      </w:r>
      <w:r w:rsidR="006012AE" w:rsidRPr="005B4073">
        <w:t>, controlling for all other features in the model</w:t>
      </w:r>
      <w:r w:rsidR="009C4EC9" w:rsidRPr="005B4073">
        <w:t>.</w:t>
      </w:r>
      <w:r w:rsidR="004F01A5" w:rsidRPr="005B4073">
        <w:t xml:space="preserve"> Thus, we can predict the weight of an individual who is 1.8 m tall, with total cholesterol of 200 mg/</w:t>
      </w:r>
      <w:proofErr w:type="spellStart"/>
      <w:r w:rsidR="004F01A5" w:rsidRPr="005B4073">
        <w:t>dL</w:t>
      </w:r>
      <w:proofErr w:type="spellEnd"/>
      <w:r w:rsidR="004F01A5" w:rsidRPr="005B4073">
        <w:t>, and completes 30 minutes of cardio</w:t>
      </w:r>
      <w:r w:rsidR="00AB2C36" w:rsidRPr="005B4073">
        <w:t>va</w:t>
      </w:r>
      <w:r w:rsidR="0027391C" w:rsidRPr="005B4073">
        <w:t>scular exercise per day as 99.5 kg</w:t>
      </w:r>
      <w:r w:rsidR="004F01A5" w:rsidRPr="005B4073">
        <w:t xml:space="preserve"> using y = </w:t>
      </w:r>
      <w:r w:rsidR="00987B3D" w:rsidRPr="005B4073">
        <w:t>1</w:t>
      </w:r>
      <w:r w:rsidR="00F553F7" w:rsidRPr="005B4073">
        <w:t>.5</w:t>
      </w:r>
      <w:r w:rsidR="00987B3D" w:rsidRPr="005B4073">
        <w:t xml:space="preserve"> + (</w:t>
      </w:r>
      <w:r w:rsidR="00BB4D2A" w:rsidRPr="005B4073">
        <w:t>0.1</w:t>
      </w:r>
      <w:r w:rsidR="00987B3D" w:rsidRPr="005B4073">
        <w:t xml:space="preserve"> x 50) + (200 x 0.5) + (30 x -0.4). </w:t>
      </w:r>
      <w:r w:rsidR="00865E7E" w:rsidRPr="005B4073">
        <w:t xml:space="preserve">In the following exercise we will demonstrate conducting multiple linear regression using </w:t>
      </w:r>
      <w:proofErr w:type="spellStart"/>
      <w:r w:rsidR="00865E7E" w:rsidRPr="005B4073">
        <w:t>scikit</w:t>
      </w:r>
      <w:proofErr w:type="spellEnd"/>
      <w:r w:rsidR="00865E7E" w:rsidRPr="005B4073">
        <w:t>-learn.</w:t>
      </w:r>
    </w:p>
    <w:p w14:paraId="53F392F5" w14:textId="77777777" w:rsidR="00B81557" w:rsidRPr="005B4073" w:rsidRDefault="00B81557" w:rsidP="0004043D">
      <w:pPr>
        <w:pStyle w:val="H2-General"/>
      </w:pPr>
      <w:r w:rsidRPr="005B4073">
        <w:t xml:space="preserve">Exercise 4: </w:t>
      </w:r>
      <w:r w:rsidR="003F129F" w:rsidRPr="005B4073">
        <w:t>Fitting a multiple linear regression model and determining the intercept and coefficient</w:t>
      </w:r>
    </w:p>
    <w:p w14:paraId="4259960C" w14:textId="046220E5" w:rsidR="003F129F" w:rsidRPr="005B4073" w:rsidRDefault="00AF6C26" w:rsidP="0004043D">
      <w:pPr>
        <w:pStyle w:val="SB-Sidebar"/>
      </w:pPr>
      <w:r>
        <w:t>Present</w:t>
      </w:r>
      <w:r w:rsidR="003F129F" w:rsidRPr="005B4073">
        <w:t>: Fitting a multiple linear regression model and determining the intercept and coefficient</w:t>
      </w:r>
    </w:p>
    <w:p w14:paraId="01DE2A6C" w14:textId="035E27D4" w:rsidR="005331B8" w:rsidRDefault="005331B8" w:rsidP="0004043D">
      <w:pPr>
        <w:pStyle w:val="P-Regular"/>
        <w:rPr>
          <w:ins w:id="161" w:author="Aaron England" w:date="2019-05-08T21:04:00Z"/>
        </w:rPr>
      </w:pPr>
      <w:r w:rsidRPr="005B4073">
        <w:t xml:space="preserve">In this exercise, we will continue using the data we prepared in </w:t>
      </w:r>
      <w:r w:rsidRPr="0004043D">
        <w:rPr>
          <w:rStyle w:val="P-Italics"/>
        </w:rPr>
        <w:t>Exercise 1</w:t>
      </w:r>
      <w:r w:rsidR="0004043D">
        <w:t>,</w:t>
      </w:r>
      <w:r w:rsidR="0004043D" w:rsidRPr="0004043D">
        <w:t xml:space="preserve"> </w:t>
      </w:r>
      <w:proofErr w:type="gramStart"/>
      <w:r w:rsidR="0004043D" w:rsidRPr="0004043D">
        <w:rPr>
          <w:rStyle w:val="P-Italics"/>
        </w:rPr>
        <w:t>Preparing</w:t>
      </w:r>
      <w:proofErr w:type="gramEnd"/>
      <w:r w:rsidR="0004043D" w:rsidRPr="0004043D">
        <w:rPr>
          <w:rStyle w:val="P-Italics"/>
        </w:rPr>
        <w:t xml:space="preserve"> data for linear regression model</w:t>
      </w:r>
      <w:r w:rsidRPr="005B4073">
        <w:t xml:space="preserve"> to fit a multiple linear regression model to predict the temperature in Celsius from </w:t>
      </w:r>
      <w:r w:rsidR="00F702E8" w:rsidRPr="005B4073">
        <w:t>all of the features in the data</w:t>
      </w:r>
      <w:r w:rsidRPr="005B4073">
        <w:t>.</w:t>
      </w:r>
    </w:p>
    <w:p w14:paraId="55E89DC5" w14:textId="77777777" w:rsidR="00F23387" w:rsidRDefault="00F23387" w:rsidP="00F23387">
      <w:pPr>
        <w:pStyle w:val="H3-Callout"/>
        <w:rPr>
          <w:ins w:id="162" w:author="Aaron England" w:date="2019-05-08T21:04:00Z"/>
        </w:rPr>
      </w:pPr>
      <w:ins w:id="163" w:author="Aaron England" w:date="2019-05-08T21:04:00Z">
        <w:r>
          <w:t>Note:</w:t>
        </w:r>
      </w:ins>
    </w:p>
    <w:p w14:paraId="57F97A16" w14:textId="5FAF757C" w:rsidR="00F23387" w:rsidRPr="005B4073" w:rsidRDefault="00F23387" w:rsidP="00F23387">
      <w:pPr>
        <w:pStyle w:val="P-Callout"/>
        <w:rPr>
          <w:ins w:id="164" w:author="Aaron England" w:date="2019-05-08T21:04:00Z"/>
        </w:rPr>
      </w:pPr>
      <w:ins w:id="165" w:author="Aaron England" w:date="2019-05-08T21:04:00Z">
        <w:r w:rsidRPr="005B4073">
          <w:t>Continuing from E</w:t>
        </w:r>
        <w:r>
          <w:t>xercise 3</w:t>
        </w:r>
      </w:ins>
    </w:p>
    <w:p w14:paraId="4E2AAAD5" w14:textId="77777777" w:rsidR="00F23387" w:rsidRPr="005B4073" w:rsidRDefault="00F23387" w:rsidP="0004043D">
      <w:pPr>
        <w:pStyle w:val="P-Regular"/>
      </w:pPr>
    </w:p>
    <w:p w14:paraId="0FD9F4D9" w14:textId="77777777" w:rsidR="005331B8" w:rsidRPr="005B4073" w:rsidRDefault="005331B8" w:rsidP="00014872">
      <w:pPr>
        <w:pStyle w:val="L-Numbers"/>
        <w:numPr>
          <w:ilvl w:val="0"/>
          <w:numId w:val="16"/>
        </w:numPr>
      </w:pPr>
      <w:r w:rsidRPr="005B4073">
        <w:t xml:space="preserve">To instantiate a </w:t>
      </w:r>
      <w:r w:rsidR="00260490" w:rsidRPr="005B4073">
        <w:t>linear</w:t>
      </w:r>
      <w:r w:rsidRPr="005B4073">
        <w:t xml:space="preserve"> regression model refer to the code below:</w:t>
      </w:r>
    </w:p>
    <w:p w14:paraId="18B8AD43" w14:textId="77777777" w:rsidR="005331B8" w:rsidRPr="005B4073" w:rsidRDefault="005331B8" w:rsidP="0004043D">
      <w:pPr>
        <w:pStyle w:val="L-Source"/>
      </w:pPr>
      <w:proofErr w:type="gramStart"/>
      <w:r w:rsidRPr="005B4073">
        <w:t>from</w:t>
      </w:r>
      <w:proofErr w:type="gramEnd"/>
      <w:r w:rsidRPr="005B4073">
        <w:t xml:space="preserve"> </w:t>
      </w:r>
      <w:proofErr w:type="spellStart"/>
      <w:r w:rsidRPr="005B4073">
        <w:t>sklearn.linear_model</w:t>
      </w:r>
      <w:proofErr w:type="spellEnd"/>
      <w:r w:rsidRPr="005B4073">
        <w:t xml:space="preserve"> import </w:t>
      </w:r>
      <w:proofErr w:type="spellStart"/>
      <w:r w:rsidRPr="005B4073">
        <w:t>LinearRegression</w:t>
      </w:r>
      <w:proofErr w:type="spellEnd"/>
    </w:p>
    <w:p w14:paraId="7FDB99E2" w14:textId="77777777" w:rsidR="005331B8" w:rsidRPr="005B4073" w:rsidRDefault="005331B8" w:rsidP="0004043D">
      <w:pPr>
        <w:pStyle w:val="L-Source"/>
      </w:pPr>
      <w:proofErr w:type="gramStart"/>
      <w:r w:rsidRPr="005B4073">
        <w:t>model</w:t>
      </w:r>
      <w:proofErr w:type="gramEnd"/>
      <w:r w:rsidRPr="005B4073">
        <w:t xml:space="preserve"> = </w:t>
      </w:r>
      <w:proofErr w:type="spellStart"/>
      <w:r w:rsidRPr="005B4073">
        <w:t>LinearRegression</w:t>
      </w:r>
      <w:proofErr w:type="spellEnd"/>
      <w:r w:rsidRPr="005B4073">
        <w:t>()</w:t>
      </w:r>
    </w:p>
    <w:p w14:paraId="1BCC3991" w14:textId="77777777" w:rsidR="005331B8" w:rsidRPr="005B4073" w:rsidRDefault="005331B8" w:rsidP="0004043D">
      <w:pPr>
        <w:pStyle w:val="L-Numbers"/>
      </w:pPr>
      <w:r w:rsidRPr="005B4073">
        <w:t xml:space="preserve">Fit the model to the training data using </w:t>
      </w:r>
      <w:proofErr w:type="spellStart"/>
      <w:proofErr w:type="gramStart"/>
      <w:r w:rsidRPr="00E61A03">
        <w:rPr>
          <w:rStyle w:val="P-Code"/>
        </w:rPr>
        <w:t>model.fit</w:t>
      </w:r>
      <w:proofErr w:type="spellEnd"/>
      <w:r w:rsidRPr="00E61A03">
        <w:rPr>
          <w:rStyle w:val="P-Code"/>
        </w:rPr>
        <w:t>(</w:t>
      </w:r>
      <w:proofErr w:type="spellStart"/>
      <w:proofErr w:type="gramEnd"/>
      <w:r w:rsidRPr="00E61A03">
        <w:rPr>
          <w:rStyle w:val="P-Code"/>
        </w:rPr>
        <w:t>X_train</w:t>
      </w:r>
      <w:proofErr w:type="spellEnd"/>
      <w:r w:rsidRPr="00E61A03">
        <w:rPr>
          <w:rStyle w:val="P-Code"/>
        </w:rPr>
        <w:t xml:space="preserve">, </w:t>
      </w:r>
      <w:proofErr w:type="spellStart"/>
      <w:r w:rsidRPr="00E61A03">
        <w:rPr>
          <w:rStyle w:val="P-Code"/>
        </w:rPr>
        <w:t>y_train</w:t>
      </w:r>
      <w:proofErr w:type="spellEnd"/>
      <w:r w:rsidRPr="00E61A03">
        <w:rPr>
          <w:rStyle w:val="P-Code"/>
        </w:rPr>
        <w:t>)</w:t>
      </w:r>
      <w:r w:rsidRPr="005B4073">
        <w:t>.</w:t>
      </w:r>
    </w:p>
    <w:p w14:paraId="34F16E59" w14:textId="77777777" w:rsidR="005331B8" w:rsidRPr="005B4073" w:rsidRDefault="005331B8" w:rsidP="0004043D">
      <w:pPr>
        <w:pStyle w:val="IMG-Caption"/>
        <w:rPr>
          <w:szCs w:val="36"/>
        </w:rPr>
      </w:pPr>
      <w:r w:rsidRPr="005B4073">
        <w:rPr>
          <w:noProof/>
          <w:lang w:val="en-US"/>
        </w:rPr>
        <w:drawing>
          <wp:inline distT="0" distB="0" distL="0" distR="0" wp14:anchorId="5F1E1548" wp14:editId="20235016">
            <wp:extent cx="5943600" cy="279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400"/>
                    </a:xfrm>
                    <a:prstGeom prst="rect">
                      <a:avLst/>
                    </a:prstGeom>
                  </pic:spPr>
                </pic:pic>
              </a:graphicData>
            </a:graphic>
          </wp:inline>
        </w:drawing>
      </w:r>
    </w:p>
    <w:p w14:paraId="2D2317DC" w14:textId="77777777" w:rsidR="005331B8" w:rsidRPr="005B4073" w:rsidRDefault="005331B8" w:rsidP="0004043D">
      <w:pPr>
        <w:pStyle w:val="IMG-Caption"/>
      </w:pPr>
      <w:r w:rsidRPr="005B4073">
        <w:t xml:space="preserve">Figure 2.x: Output from fitting the </w:t>
      </w:r>
      <w:r w:rsidR="002F7D3F" w:rsidRPr="005B4073">
        <w:t xml:space="preserve">multiple </w:t>
      </w:r>
      <w:r w:rsidR="001D347F" w:rsidRPr="005B4073">
        <w:t>linear</w:t>
      </w:r>
      <w:r w:rsidRPr="005B4073">
        <w:t xml:space="preserve"> regression model</w:t>
      </w:r>
    </w:p>
    <w:p w14:paraId="49E7004E" w14:textId="77777777" w:rsidR="005331B8" w:rsidRPr="005B4073" w:rsidRDefault="005331B8" w:rsidP="0004043D">
      <w:pPr>
        <w:pStyle w:val="L-Numbers"/>
      </w:pPr>
      <w:r w:rsidRPr="005B4073">
        <w:t>Extract the value for the intercept using the following code:</w:t>
      </w:r>
    </w:p>
    <w:p w14:paraId="27E17D25" w14:textId="77777777" w:rsidR="005331B8" w:rsidRPr="005B4073" w:rsidRDefault="005331B8" w:rsidP="0004043D">
      <w:pPr>
        <w:pStyle w:val="L-Source"/>
      </w:pPr>
      <w:proofErr w:type="gramStart"/>
      <w:r w:rsidRPr="005B4073">
        <w:t>intercept</w:t>
      </w:r>
      <w:proofErr w:type="gramEnd"/>
      <w:r w:rsidRPr="005B4073">
        <w:t xml:space="preserve"> = </w:t>
      </w:r>
      <w:proofErr w:type="spellStart"/>
      <w:r w:rsidRPr="005B4073">
        <w:t>model.intercept</w:t>
      </w:r>
      <w:proofErr w:type="spellEnd"/>
      <w:r w:rsidRPr="005B4073">
        <w:t>_</w:t>
      </w:r>
    </w:p>
    <w:p w14:paraId="33A6250B" w14:textId="77777777" w:rsidR="005331B8" w:rsidRPr="005B4073" w:rsidRDefault="005331B8" w:rsidP="0004043D">
      <w:pPr>
        <w:pStyle w:val="L-Numbers"/>
      </w:pPr>
      <w:r w:rsidRPr="005B4073">
        <w:t>Extract the value for the coefficient</w:t>
      </w:r>
      <w:r w:rsidR="000205A9" w:rsidRPr="005B4073">
        <w:t>s</w:t>
      </w:r>
      <w:r w:rsidRPr="005B4073">
        <w:t xml:space="preserve"> as follows:</w:t>
      </w:r>
    </w:p>
    <w:p w14:paraId="655772B5" w14:textId="77777777" w:rsidR="005331B8" w:rsidRPr="005B4073" w:rsidRDefault="005331B8" w:rsidP="0004043D">
      <w:pPr>
        <w:pStyle w:val="L-Source"/>
      </w:pPr>
      <w:proofErr w:type="gramStart"/>
      <w:r w:rsidRPr="005B4073">
        <w:t>coefficient</w:t>
      </w:r>
      <w:r w:rsidR="003D0961" w:rsidRPr="005B4073">
        <w:t>s</w:t>
      </w:r>
      <w:proofErr w:type="gramEnd"/>
      <w:r w:rsidRPr="005B4073">
        <w:t xml:space="preserve"> = </w:t>
      </w:r>
      <w:proofErr w:type="spellStart"/>
      <w:r w:rsidRPr="005B4073">
        <w:t>model.coef</w:t>
      </w:r>
      <w:proofErr w:type="spellEnd"/>
      <w:r w:rsidRPr="005B4073">
        <w:t>_</w:t>
      </w:r>
    </w:p>
    <w:p w14:paraId="1C1A4EB6" w14:textId="77777777" w:rsidR="005331B8" w:rsidRPr="005B4073" w:rsidRDefault="005331B8" w:rsidP="0004043D">
      <w:pPr>
        <w:pStyle w:val="L-Numbers"/>
      </w:pPr>
      <w:r w:rsidRPr="005B4073">
        <w:t>Now, we can print a message with the formula for predicting temperature in Celsius using the code below:</w:t>
      </w:r>
    </w:p>
    <w:p w14:paraId="1ABBD3C4" w14:textId="77777777" w:rsidR="005331B8" w:rsidRPr="005B4073" w:rsidRDefault="000205A9" w:rsidP="0004043D">
      <w:pPr>
        <w:pStyle w:val="L-Source"/>
      </w:pPr>
      <w:r w:rsidRPr="005B4073">
        <w:t>print('Temperature = {0:0.2f} + ({1:0.2f} x Humidity) + ({2:0.2f} x Wind Speed) + ({3:0.2f} x Wind Bearing Degrees) + ({4:0.2f} x Visibility) + ({5:0.2f} x Pressure) + ({6:0.2f} x Rain) + ({7:0.2f} x Normal Weather) + ({8:0.2f} x Warm Weather)'.format(intercept,                                                                                                                                                                                                                                     coefficient</w:t>
      </w:r>
      <w:r w:rsidR="003D0961" w:rsidRPr="005B4073">
        <w:t>s</w:t>
      </w:r>
      <w:r w:rsidRPr="005B4073">
        <w:t>[0],                                                                                                                                                                                                                                              coefficient</w:t>
      </w:r>
      <w:r w:rsidR="003D0961" w:rsidRPr="005B4073">
        <w:t>s</w:t>
      </w:r>
      <w:r w:rsidRPr="005B4073">
        <w:t>[1],                                                                                                                                                                                                                                                        coefficient</w:t>
      </w:r>
      <w:r w:rsidR="003D0961" w:rsidRPr="005B4073">
        <w:t>s</w:t>
      </w:r>
      <w:r w:rsidRPr="005B4073">
        <w:t>[2],                                                                                                                                                                                                                                                       coefficient</w:t>
      </w:r>
      <w:r w:rsidR="003D0961" w:rsidRPr="005B4073">
        <w:t>s</w:t>
      </w:r>
      <w:r w:rsidRPr="005B4073">
        <w:t>[3],                                                                                                                                                                                                                                                        coefficient</w:t>
      </w:r>
      <w:r w:rsidR="003D0961" w:rsidRPr="005B4073">
        <w:t>s</w:t>
      </w:r>
      <w:r w:rsidRPr="005B4073">
        <w:t>[4],                                                                                                                                                                                                                                                       coefficient</w:t>
      </w:r>
      <w:r w:rsidR="003D0961" w:rsidRPr="005B4073">
        <w:t>s</w:t>
      </w:r>
      <w:r w:rsidRPr="005B4073">
        <w:t>[5],                                                                                                                                                                                                                                                       coefficient</w:t>
      </w:r>
      <w:r w:rsidR="003D0961" w:rsidRPr="005B4073">
        <w:t>s</w:t>
      </w:r>
      <w:r w:rsidRPr="005B4073">
        <w:t>[6],                                                                                                                                                                                                                                                       coefficient</w:t>
      </w:r>
      <w:r w:rsidR="003D0961" w:rsidRPr="005B4073">
        <w:t>s</w:t>
      </w:r>
      <w:r w:rsidRPr="005B4073">
        <w:t>[7]))</w:t>
      </w:r>
    </w:p>
    <w:p w14:paraId="4F778192" w14:textId="77777777" w:rsidR="005331B8" w:rsidRPr="005B4073" w:rsidRDefault="000205A9" w:rsidP="0004043D">
      <w:pPr>
        <w:pStyle w:val="IMG-Caption"/>
        <w:rPr>
          <w:szCs w:val="36"/>
        </w:rPr>
      </w:pPr>
      <w:r w:rsidRPr="005B4073">
        <w:rPr>
          <w:noProof/>
          <w:lang w:val="en-US"/>
        </w:rPr>
        <w:drawing>
          <wp:inline distT="0" distB="0" distL="0" distR="0" wp14:anchorId="05C4292C" wp14:editId="516C33E8">
            <wp:extent cx="5943600" cy="419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9735"/>
                    </a:xfrm>
                    <a:prstGeom prst="rect">
                      <a:avLst/>
                    </a:prstGeom>
                  </pic:spPr>
                </pic:pic>
              </a:graphicData>
            </a:graphic>
          </wp:inline>
        </w:drawing>
      </w:r>
      <w:r w:rsidR="005331B8" w:rsidRPr="005B4073">
        <w:rPr>
          <w:noProof/>
          <w:lang w:val="en-US"/>
        </w:rPr>
        <w:t xml:space="preserve"> </w:t>
      </w:r>
    </w:p>
    <w:p w14:paraId="36B28FF0" w14:textId="77777777" w:rsidR="005331B8" w:rsidRPr="005B4073" w:rsidRDefault="005331B8" w:rsidP="0004043D">
      <w:pPr>
        <w:pStyle w:val="IMG-Caption"/>
      </w:pPr>
      <w:r w:rsidRPr="005B4073">
        <w:t xml:space="preserve">Figure 2.x: Formula to predict temperature in Celsius from humidity using </w:t>
      </w:r>
      <w:r w:rsidR="000205A9" w:rsidRPr="005B4073">
        <w:t>multiple</w:t>
      </w:r>
      <w:r w:rsidRPr="005B4073">
        <w:t xml:space="preserve"> linear regression</w:t>
      </w:r>
    </w:p>
    <w:p w14:paraId="7B48B21E" w14:textId="44F54182" w:rsidR="005331B8" w:rsidRPr="005B4073" w:rsidRDefault="00B21FB0" w:rsidP="0004043D">
      <w:pPr>
        <w:pStyle w:val="P-Regular"/>
      </w:pPr>
      <w:r w:rsidRPr="005B4073">
        <w:t>Nice job</w:t>
      </w:r>
      <w:r w:rsidR="005331B8" w:rsidRPr="005B4073">
        <w:t xml:space="preserve">! According to this </w:t>
      </w:r>
      <w:r w:rsidRPr="005B4073">
        <w:t>multiple</w:t>
      </w:r>
      <w:r w:rsidR="005331B8" w:rsidRPr="005B4073">
        <w:t xml:space="preserve"> regression model, a day with 0.78 humidity</w:t>
      </w:r>
      <w:r w:rsidRPr="005B4073">
        <w:t xml:space="preserve">, 5.0 wind speed, 81 wind bearing degrees, 3 km of visibility, 1000 </w:t>
      </w:r>
      <w:proofErr w:type="spellStart"/>
      <w:r w:rsidRPr="005B4073">
        <w:t>millibars</w:t>
      </w:r>
      <w:proofErr w:type="spellEnd"/>
      <w:r w:rsidRPr="005B4073">
        <w:t xml:space="preserve"> of pressure, no rain, and is described as normal</w:t>
      </w:r>
      <w:r w:rsidR="005331B8" w:rsidRPr="005B4073">
        <w:t xml:space="preserve"> has a predicted temperature in Celsius of </w:t>
      </w:r>
      <w:r w:rsidR="009D4BB9" w:rsidRPr="005B4073">
        <w:t>5.72</w:t>
      </w:r>
      <w:r w:rsidR="004A4FDA" w:rsidRPr="005B4073">
        <w:t xml:space="preserve"> degrees</w:t>
      </w:r>
      <w:r w:rsidR="005331B8" w:rsidRPr="005B4073">
        <w:t xml:space="preserve">. Now that we are familiar with extracting the intercept and coefficients of our </w:t>
      </w:r>
      <w:r w:rsidR="00BA1854" w:rsidRPr="005B4073">
        <w:t>multiple</w:t>
      </w:r>
      <w:r w:rsidR="005331B8" w:rsidRPr="005B4073">
        <w:t xml:space="preserve"> linear regression model,</w:t>
      </w:r>
      <w:r w:rsidR="00BA1854" w:rsidRPr="005B4073">
        <w:t xml:space="preserve"> we can</w:t>
      </w:r>
      <w:r w:rsidR="005331B8" w:rsidRPr="005B4073">
        <w:t xml:space="preserve"> generate predictions and evaluate how the model performs on</w:t>
      </w:r>
      <w:r w:rsidR="00BA1854" w:rsidRPr="005B4073">
        <w:t xml:space="preserve"> the test </w:t>
      </w:r>
      <w:r w:rsidR="005331B8" w:rsidRPr="005B4073">
        <w:t>data.</w:t>
      </w:r>
    </w:p>
    <w:p w14:paraId="4B2BC593" w14:textId="77777777" w:rsidR="001D5CDB" w:rsidRPr="005B4073" w:rsidRDefault="001D5CDB" w:rsidP="0004043D">
      <w:pPr>
        <w:pStyle w:val="SB-Sidebar"/>
      </w:pPr>
      <w:r w:rsidRPr="00D451A9">
        <w:t>Discussion</w:t>
      </w:r>
      <w:r w:rsidRPr="00AF6C26">
        <w:t>: B</w:t>
      </w:r>
      <w:r w:rsidRPr="005B4073">
        <w:t xml:space="preserve">y what value do I multiply the beta coefficient for ‘Rain’ if it is raining? </w:t>
      </w:r>
    </w:p>
    <w:p w14:paraId="69478725" w14:textId="77777777" w:rsidR="001D5CDB" w:rsidRPr="005B4073" w:rsidRDefault="001D5CDB" w:rsidP="0004043D">
      <w:pPr>
        <w:pStyle w:val="P-Regular"/>
      </w:pPr>
      <w:r w:rsidRPr="005B4073">
        <w:rPr>
          <w:b/>
        </w:rPr>
        <w:t>Answer</w:t>
      </w:r>
      <w:r w:rsidRPr="005B4073">
        <w:t>: If it is raining, we would multiply the beta coefficient for ‘Rain’ by 1 (since it was not raining in our e</w:t>
      </w:r>
      <w:r w:rsidR="00F8646D" w:rsidRPr="005B4073">
        <w:t>xample, we multiplied it by 0).</w:t>
      </w:r>
    </w:p>
    <w:p w14:paraId="5F446D0C" w14:textId="77777777" w:rsidR="006320A8" w:rsidRPr="005B4073" w:rsidRDefault="0044515E" w:rsidP="0004043D">
      <w:pPr>
        <w:pStyle w:val="H2-General"/>
      </w:pPr>
      <w:r w:rsidRPr="005B4073">
        <w:t>Activity 1</w:t>
      </w:r>
      <w:r w:rsidR="006320A8" w:rsidRPr="005B4073">
        <w:t>: Generating predictions and evaluating performance of multiple linear regression model</w:t>
      </w:r>
    </w:p>
    <w:p w14:paraId="5F184F62" w14:textId="4394B620" w:rsidR="006320A8" w:rsidRPr="005B4073" w:rsidRDefault="00AF6C26" w:rsidP="0004043D">
      <w:pPr>
        <w:pStyle w:val="SB-Sidebar"/>
      </w:pPr>
      <w:r>
        <w:t>Present</w:t>
      </w:r>
      <w:r w:rsidR="006320A8" w:rsidRPr="005B4073">
        <w:t xml:space="preserve">: Generating predictions and evaluating performance of </w:t>
      </w:r>
      <w:r w:rsidR="00805C0B" w:rsidRPr="005B4073">
        <w:t>multiple</w:t>
      </w:r>
      <w:r w:rsidR="006320A8" w:rsidRPr="005B4073">
        <w:t xml:space="preserve"> linear regression model</w:t>
      </w:r>
    </w:p>
    <w:p w14:paraId="42AA3D44" w14:textId="0BC9061F" w:rsidR="006320A8" w:rsidRDefault="00F8660F" w:rsidP="00E61A03">
      <w:pPr>
        <w:pStyle w:val="P-Regular"/>
        <w:rPr>
          <w:ins w:id="166" w:author="Aaron England" w:date="2019-05-08T21:05:00Z"/>
        </w:rPr>
      </w:pPr>
      <w:r w:rsidRPr="005B4073">
        <w:t xml:space="preserve">In </w:t>
      </w:r>
      <w:r w:rsidRPr="00E61A03">
        <w:rPr>
          <w:rStyle w:val="P-Italics"/>
        </w:rPr>
        <w:t>Exercise 3</w:t>
      </w:r>
      <w:r w:rsidRPr="005B4073">
        <w:t>,</w:t>
      </w:r>
      <w:r w:rsidR="00E61A03">
        <w:t xml:space="preserve"> </w:t>
      </w:r>
      <w:r w:rsidR="00E61A03" w:rsidRPr="00E61A03">
        <w:rPr>
          <w:rStyle w:val="P-Italics"/>
        </w:rPr>
        <w:t>Generating predictions and evaluating performance of simple linear regression model</w:t>
      </w:r>
      <w:r w:rsidRPr="005B4073">
        <w:t xml:space="preserve"> we learned how to generate predictions and evaluate the performance of a simple linear regression model</w:t>
      </w:r>
      <w:r w:rsidR="001D4B4F" w:rsidRPr="005B4073">
        <w:t xml:space="preserve"> using a variety of methods</w:t>
      </w:r>
      <w:r w:rsidRPr="005B4073">
        <w:t>.</w:t>
      </w:r>
      <w:r w:rsidR="001D4B4F" w:rsidRPr="005B4073">
        <w:t xml:space="preserve"> To reduce the code redundancy, we will evaluate the performance of our multiple linear regression model</w:t>
      </w:r>
      <w:r w:rsidR="00F90DCC" w:rsidRPr="005B4073">
        <w:t xml:space="preserve"> using the metrics in step 4 of </w:t>
      </w:r>
      <w:r w:rsidR="00F90DCC" w:rsidRPr="00E61A03">
        <w:rPr>
          <w:rStyle w:val="P-Italics"/>
        </w:rPr>
        <w:t>Exercise 3</w:t>
      </w:r>
      <w:r w:rsidR="00E61A03">
        <w:t xml:space="preserve">, </w:t>
      </w:r>
      <w:r w:rsidR="00E61A03" w:rsidRPr="00E61A03">
        <w:rPr>
          <w:rStyle w:val="P-Italics"/>
        </w:rPr>
        <w:t>Generating predictions and evaluating performance of simple linear regression model</w:t>
      </w:r>
      <w:r w:rsidR="004947E1" w:rsidRPr="005B4073">
        <w:t xml:space="preserve"> and we will determine if the multiple linear regression model performed better or worse in relation to the simple linear regression model</w:t>
      </w:r>
      <w:r w:rsidR="00F90DCC" w:rsidRPr="005B4073">
        <w:t>.</w:t>
      </w:r>
    </w:p>
    <w:p w14:paraId="291FE2F2" w14:textId="77777777" w:rsidR="002A1711" w:rsidRDefault="002A1711" w:rsidP="002A1711">
      <w:pPr>
        <w:pStyle w:val="H3-Callout"/>
        <w:rPr>
          <w:ins w:id="167" w:author="Aaron England" w:date="2019-05-08T21:05:00Z"/>
        </w:rPr>
      </w:pPr>
      <w:ins w:id="168" w:author="Aaron England" w:date="2019-05-08T21:05:00Z">
        <w:r>
          <w:t>Note:</w:t>
        </w:r>
      </w:ins>
    </w:p>
    <w:p w14:paraId="39FC8FA8" w14:textId="1104EFC3" w:rsidR="002A1711" w:rsidRPr="005B4073" w:rsidRDefault="002A1711" w:rsidP="002A1711">
      <w:pPr>
        <w:pStyle w:val="P-Callout"/>
        <w:pPrChange w:id="169" w:author="Aaron England" w:date="2019-05-08T21:05:00Z">
          <w:pPr>
            <w:pStyle w:val="P-Regular"/>
          </w:pPr>
        </w:pPrChange>
      </w:pPr>
      <w:ins w:id="170" w:author="Aaron England" w:date="2019-05-08T21:05:00Z">
        <w:r w:rsidRPr="005B4073">
          <w:t xml:space="preserve">Continuing from Exercise </w:t>
        </w:r>
        <w:r>
          <w:t>4</w:t>
        </w:r>
      </w:ins>
    </w:p>
    <w:p w14:paraId="6672FB64" w14:textId="77777777" w:rsidR="0044515E" w:rsidRPr="005B4073" w:rsidRDefault="0044515E" w:rsidP="00014872">
      <w:pPr>
        <w:pStyle w:val="L-Numbers"/>
        <w:numPr>
          <w:ilvl w:val="0"/>
          <w:numId w:val="17"/>
        </w:numPr>
      </w:pPr>
      <w:r w:rsidRPr="005B4073">
        <w:t>Generate predictions on the test data using all of the features</w:t>
      </w:r>
    </w:p>
    <w:p w14:paraId="64232409" w14:textId="77777777" w:rsidR="00E70E70" w:rsidRPr="005B4073" w:rsidRDefault="00E70E70" w:rsidP="00014872">
      <w:pPr>
        <w:pStyle w:val="L-Numbers"/>
        <w:numPr>
          <w:ilvl w:val="0"/>
          <w:numId w:val="17"/>
        </w:numPr>
      </w:pPr>
      <w:r w:rsidRPr="005B4073">
        <w:t>Plot predictions vs actual using a scatterplot</w:t>
      </w:r>
    </w:p>
    <w:p w14:paraId="332A5F03" w14:textId="77777777" w:rsidR="009C5CC0" w:rsidRPr="005B4073" w:rsidRDefault="009C5CC0" w:rsidP="00014872">
      <w:pPr>
        <w:pStyle w:val="L-Numbers"/>
        <w:numPr>
          <w:ilvl w:val="0"/>
          <w:numId w:val="17"/>
        </w:numPr>
      </w:pPr>
      <w:r w:rsidRPr="005B4073">
        <w:t>Plot the distribution of the residuals</w:t>
      </w:r>
    </w:p>
    <w:p w14:paraId="7B8BC596" w14:textId="77777777" w:rsidR="0044515E" w:rsidRPr="005B4073" w:rsidRDefault="0044515E" w:rsidP="00014872">
      <w:pPr>
        <w:pStyle w:val="L-Numbers"/>
        <w:numPr>
          <w:ilvl w:val="0"/>
          <w:numId w:val="17"/>
        </w:numPr>
      </w:pPr>
      <w:r w:rsidRPr="005B4073">
        <w:t>Calculate the metrics for mean absolute error, mean squared error, root mean squared error, and R-squared and put them into a data frame</w:t>
      </w:r>
    </w:p>
    <w:p w14:paraId="3C2800FB" w14:textId="77777777" w:rsidR="004947E1" w:rsidRPr="005B4073" w:rsidRDefault="00C4751B" w:rsidP="00014872">
      <w:pPr>
        <w:pStyle w:val="L-Numbers"/>
        <w:numPr>
          <w:ilvl w:val="0"/>
          <w:numId w:val="17"/>
        </w:numPr>
      </w:pPr>
      <w:r w:rsidRPr="005B4073">
        <w:t>Determine if the multiple linear regression model performed better or worse in relation to the simple linear regression model</w:t>
      </w:r>
    </w:p>
    <w:p w14:paraId="3C60FF44" w14:textId="77777777" w:rsidR="0044515E" w:rsidRPr="00021D4E" w:rsidRDefault="0044515E" w:rsidP="00021D4E">
      <w:pPr>
        <w:pStyle w:val="P-Regular"/>
        <w:rPr>
          <w:rStyle w:val="P-Bold"/>
        </w:rPr>
      </w:pPr>
      <w:r w:rsidRPr="00021D4E">
        <w:rPr>
          <w:rStyle w:val="P-Bold"/>
        </w:rPr>
        <w:t>Solution:</w:t>
      </w:r>
    </w:p>
    <w:p w14:paraId="702DB914" w14:textId="77777777" w:rsidR="006320A8" w:rsidRPr="005B4073" w:rsidRDefault="006320A8" w:rsidP="00014872">
      <w:pPr>
        <w:pStyle w:val="L-Numbers"/>
        <w:numPr>
          <w:ilvl w:val="0"/>
          <w:numId w:val="18"/>
        </w:numPr>
      </w:pPr>
      <w:r w:rsidRPr="005B4073">
        <w:t>Generate predictions on the test data using the following:</w:t>
      </w:r>
    </w:p>
    <w:p w14:paraId="2AE2212D" w14:textId="77777777" w:rsidR="006320A8" w:rsidRPr="005B4073" w:rsidRDefault="00F174F8" w:rsidP="00021D4E">
      <w:pPr>
        <w:pStyle w:val="L-Source"/>
      </w:pPr>
      <w:proofErr w:type="gramStart"/>
      <w:r w:rsidRPr="005B4073">
        <w:t>predictions</w:t>
      </w:r>
      <w:proofErr w:type="gramEnd"/>
      <w:r w:rsidRPr="005B4073">
        <w:t xml:space="preserve"> = </w:t>
      </w:r>
      <w:proofErr w:type="spellStart"/>
      <w:r w:rsidRPr="005B4073">
        <w:t>model.predict</w:t>
      </w:r>
      <w:proofErr w:type="spellEnd"/>
      <w:r w:rsidRPr="005B4073">
        <w:t>(</w:t>
      </w:r>
      <w:proofErr w:type="spellStart"/>
      <w:r w:rsidRPr="005B4073">
        <w:t>X_test</w:t>
      </w:r>
      <w:proofErr w:type="spellEnd"/>
      <w:r w:rsidRPr="005B4073">
        <w:t>)</w:t>
      </w:r>
    </w:p>
    <w:p w14:paraId="12137902" w14:textId="77777777" w:rsidR="009D71D8" w:rsidRPr="005B4073" w:rsidRDefault="009D71D8" w:rsidP="00021D4E">
      <w:pPr>
        <w:pStyle w:val="L-Numbers"/>
      </w:pPr>
      <w:r w:rsidRPr="005B4073">
        <w:t>Plot predicted versus actual values on a scatterplot using the following code:</w:t>
      </w:r>
    </w:p>
    <w:p w14:paraId="34FC829B" w14:textId="77777777" w:rsidR="00907AF6" w:rsidRPr="005B4073" w:rsidRDefault="00907AF6" w:rsidP="00021D4E">
      <w:pPr>
        <w:pStyle w:val="L-Source"/>
      </w:pPr>
      <w:proofErr w:type="gramStart"/>
      <w:r w:rsidRPr="005B4073">
        <w:t>import</w:t>
      </w:r>
      <w:proofErr w:type="gramEnd"/>
      <w:r w:rsidRPr="005B4073">
        <w:t xml:space="preserve"> </w:t>
      </w:r>
      <w:proofErr w:type="spellStart"/>
      <w:r w:rsidRPr="005B4073">
        <w:t>matplotlib.pyplot</w:t>
      </w:r>
      <w:proofErr w:type="spellEnd"/>
      <w:r w:rsidRPr="005B4073">
        <w:t xml:space="preserve"> as </w:t>
      </w:r>
      <w:proofErr w:type="spellStart"/>
      <w:r w:rsidRPr="005B4073">
        <w:t>plt</w:t>
      </w:r>
      <w:proofErr w:type="spellEnd"/>
    </w:p>
    <w:p w14:paraId="562B54F7" w14:textId="77777777" w:rsidR="00907AF6" w:rsidRPr="005B4073" w:rsidRDefault="00907AF6" w:rsidP="00021D4E">
      <w:pPr>
        <w:pStyle w:val="L-Source"/>
      </w:pPr>
      <w:proofErr w:type="gramStart"/>
      <w:r w:rsidRPr="005B4073">
        <w:t>from</w:t>
      </w:r>
      <w:proofErr w:type="gramEnd"/>
      <w:r w:rsidRPr="005B4073">
        <w:t xml:space="preserve"> </w:t>
      </w:r>
      <w:proofErr w:type="spellStart"/>
      <w:r w:rsidRPr="005B4073">
        <w:t>scipy.stats</w:t>
      </w:r>
      <w:proofErr w:type="spellEnd"/>
      <w:r w:rsidRPr="005B4073">
        <w:t xml:space="preserve"> import </w:t>
      </w:r>
      <w:proofErr w:type="spellStart"/>
      <w:r w:rsidRPr="005B4073">
        <w:t>pearsonr</w:t>
      </w:r>
      <w:proofErr w:type="spellEnd"/>
    </w:p>
    <w:p w14:paraId="57676DB5" w14:textId="77777777" w:rsidR="00907AF6" w:rsidRPr="005B4073" w:rsidRDefault="00907AF6" w:rsidP="00021D4E">
      <w:pPr>
        <w:pStyle w:val="L-Source"/>
      </w:pPr>
      <w:proofErr w:type="spellStart"/>
      <w:proofErr w:type="gramStart"/>
      <w:r w:rsidRPr="005B4073">
        <w:t>plt.scatter</w:t>
      </w:r>
      <w:proofErr w:type="spellEnd"/>
      <w:r w:rsidRPr="005B4073">
        <w:t>(</w:t>
      </w:r>
      <w:proofErr w:type="spellStart"/>
      <w:proofErr w:type="gramEnd"/>
      <w:r w:rsidRPr="005B4073">
        <w:t>y_test</w:t>
      </w:r>
      <w:proofErr w:type="spellEnd"/>
      <w:r w:rsidRPr="005B4073">
        <w:t>, predictions)</w:t>
      </w:r>
    </w:p>
    <w:p w14:paraId="35E89AC3" w14:textId="77777777" w:rsidR="00907AF6" w:rsidRPr="005B4073" w:rsidRDefault="00907AF6" w:rsidP="00021D4E">
      <w:pPr>
        <w:pStyle w:val="L-Source"/>
      </w:pPr>
      <w:proofErr w:type="spellStart"/>
      <w:proofErr w:type="gramStart"/>
      <w:r w:rsidRPr="005B4073">
        <w:t>plt.xlabel</w:t>
      </w:r>
      <w:proofErr w:type="spellEnd"/>
      <w:r w:rsidRPr="005B4073">
        <w:t>(</w:t>
      </w:r>
      <w:proofErr w:type="gramEnd"/>
      <w:r w:rsidRPr="005B4073">
        <w:t>'Y Test (True Values)')</w:t>
      </w:r>
    </w:p>
    <w:p w14:paraId="3785F4CB" w14:textId="77777777" w:rsidR="00907AF6" w:rsidRPr="005B4073" w:rsidRDefault="00907AF6" w:rsidP="00021D4E">
      <w:pPr>
        <w:pStyle w:val="L-Source"/>
      </w:pPr>
      <w:proofErr w:type="spellStart"/>
      <w:proofErr w:type="gramStart"/>
      <w:r w:rsidRPr="005B4073">
        <w:t>plt.ylabel</w:t>
      </w:r>
      <w:proofErr w:type="spellEnd"/>
      <w:r w:rsidRPr="005B4073">
        <w:t>(</w:t>
      </w:r>
      <w:proofErr w:type="gramEnd"/>
      <w:r w:rsidRPr="005B4073">
        <w:t>'Predicted Values')</w:t>
      </w:r>
    </w:p>
    <w:p w14:paraId="290CF44D" w14:textId="77777777" w:rsidR="00907AF6" w:rsidRPr="005B4073" w:rsidRDefault="00907AF6" w:rsidP="00021D4E">
      <w:pPr>
        <w:pStyle w:val="L-Source"/>
      </w:pPr>
      <w:proofErr w:type="spellStart"/>
      <w:proofErr w:type="gramStart"/>
      <w:r w:rsidRPr="005B4073">
        <w:t>plt.title</w:t>
      </w:r>
      <w:proofErr w:type="spellEnd"/>
      <w:r w:rsidRPr="005B4073">
        <w:t>(</w:t>
      </w:r>
      <w:proofErr w:type="gramEnd"/>
      <w:r w:rsidRPr="005B4073">
        <w:t>'Predicted vs. Actual Values (r = {0:0.2f})'.format(</w:t>
      </w:r>
      <w:proofErr w:type="spellStart"/>
      <w:r w:rsidRPr="005B4073">
        <w:t>pearsonr</w:t>
      </w:r>
      <w:proofErr w:type="spellEnd"/>
      <w:r w:rsidRPr="005B4073">
        <w:t>(</w:t>
      </w:r>
      <w:proofErr w:type="spellStart"/>
      <w:r w:rsidRPr="005B4073">
        <w:t>y_test</w:t>
      </w:r>
      <w:proofErr w:type="spellEnd"/>
      <w:r w:rsidRPr="005B4073">
        <w:t>, predictions)[0], 2))</w:t>
      </w:r>
    </w:p>
    <w:p w14:paraId="7104FEAB" w14:textId="77777777" w:rsidR="00907AF6" w:rsidRPr="005B4073" w:rsidRDefault="00907AF6" w:rsidP="00021D4E">
      <w:pPr>
        <w:pStyle w:val="L-Source"/>
      </w:pPr>
      <w:proofErr w:type="spellStart"/>
      <w:proofErr w:type="gramStart"/>
      <w:r w:rsidRPr="005B4073">
        <w:t>plt.show</w:t>
      </w:r>
      <w:proofErr w:type="spellEnd"/>
      <w:r w:rsidRPr="005B4073">
        <w:t>()</w:t>
      </w:r>
      <w:proofErr w:type="gramEnd"/>
    </w:p>
    <w:p w14:paraId="202DC887" w14:textId="77777777" w:rsidR="00973DA5" w:rsidRPr="005B4073" w:rsidRDefault="00973DA5" w:rsidP="00021D4E">
      <w:pPr>
        <w:pStyle w:val="L-Regular"/>
      </w:pPr>
      <w:r w:rsidRPr="005B4073">
        <w:t>Refer to the resultant output below:</w:t>
      </w:r>
    </w:p>
    <w:p w14:paraId="24EDBC7F" w14:textId="77777777" w:rsidR="009D71D8" w:rsidRPr="005B4073" w:rsidRDefault="00484343" w:rsidP="00021D4E">
      <w:pPr>
        <w:pStyle w:val="IMG-Caption"/>
        <w:rPr>
          <w:szCs w:val="36"/>
        </w:rPr>
      </w:pPr>
      <w:r w:rsidRPr="005B4073">
        <w:rPr>
          <w:noProof/>
          <w:lang w:val="en-US"/>
        </w:rPr>
        <w:drawing>
          <wp:inline distT="0" distB="0" distL="0" distR="0" wp14:anchorId="3F102A97" wp14:editId="6A3EBE7E">
            <wp:extent cx="594360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2125"/>
                    </a:xfrm>
                    <a:prstGeom prst="rect">
                      <a:avLst/>
                    </a:prstGeom>
                  </pic:spPr>
                </pic:pic>
              </a:graphicData>
            </a:graphic>
          </wp:inline>
        </w:drawing>
      </w:r>
    </w:p>
    <w:p w14:paraId="4F650DFB" w14:textId="77777777" w:rsidR="00484343" w:rsidRPr="005B4073" w:rsidRDefault="00484343" w:rsidP="00021D4E">
      <w:pPr>
        <w:pStyle w:val="IMG-Caption"/>
      </w:pPr>
      <w:r w:rsidRPr="005B4073">
        <w:t>Figure 2.x: Scatterplot of predicted versus actual values from multiple linear regression model</w:t>
      </w:r>
    </w:p>
    <w:p w14:paraId="1E0567FF" w14:textId="77777777" w:rsidR="00703913" w:rsidRDefault="00E406BA">
      <w:pPr>
        <w:pStyle w:val="L-Numbers"/>
        <w:numPr>
          <w:ilvl w:val="0"/>
          <w:numId w:val="0"/>
        </w:numPr>
        <w:ind w:left="717"/>
        <w:rPr>
          <w:ins w:id="171" w:author="Aaron England" w:date="2019-05-07T06:57:00Z"/>
        </w:rPr>
        <w:pPrChange w:id="172" w:author="Aaron England" w:date="2019-05-07T06:57:00Z">
          <w:pPr>
            <w:pStyle w:val="L-Numbers"/>
          </w:pPr>
        </w:pPrChange>
      </w:pPr>
      <w:r w:rsidRPr="005B4073">
        <w:t xml:space="preserve">There is a much stronger </w:t>
      </w:r>
      <w:r w:rsidR="003E3E08" w:rsidRPr="005B4073">
        <w:t xml:space="preserve">linear </w:t>
      </w:r>
      <w:r w:rsidRPr="005B4073">
        <w:t>correlation between the predicted and actual values in the multiple linear regression model</w:t>
      </w:r>
      <w:r w:rsidR="006136BD" w:rsidRPr="005B4073">
        <w:t xml:space="preserve"> (r = 0.93)</w:t>
      </w:r>
      <w:r w:rsidRPr="005B4073">
        <w:t xml:space="preserve"> relative to the simple linear regression model</w:t>
      </w:r>
      <w:r w:rsidR="006136BD" w:rsidRPr="005B4073">
        <w:t xml:space="preserve"> (r = 0.62)</w:t>
      </w:r>
      <w:r w:rsidRPr="005B4073">
        <w:t>.</w:t>
      </w:r>
    </w:p>
    <w:p w14:paraId="1F4A98DA" w14:textId="071E2674" w:rsidR="00907AF6" w:rsidRPr="005B4073" w:rsidRDefault="00E406BA">
      <w:pPr>
        <w:pStyle w:val="L-Numbers"/>
      </w:pPr>
      <w:del w:id="173" w:author="Aaron England" w:date="2019-05-07T06:57:00Z">
        <w:r w:rsidRPr="005B4073" w:rsidDel="00703913">
          <w:delText xml:space="preserve"> </w:delText>
        </w:r>
      </w:del>
      <w:r w:rsidR="00EA1B3E" w:rsidRPr="005B4073">
        <w:t>To p</w:t>
      </w:r>
      <w:r w:rsidR="00907AF6" w:rsidRPr="005B4073">
        <w:t xml:space="preserve">lot </w:t>
      </w:r>
      <w:r w:rsidR="00EA1B3E" w:rsidRPr="005B4073">
        <w:t>the distribution of the residuals refer to the code below:</w:t>
      </w:r>
    </w:p>
    <w:p w14:paraId="456CF2FB" w14:textId="77777777" w:rsidR="00EA1B3E" w:rsidRPr="005B4073" w:rsidRDefault="00EA1B3E" w:rsidP="00021D4E">
      <w:pPr>
        <w:pStyle w:val="L-Source"/>
      </w:pPr>
      <w:proofErr w:type="gramStart"/>
      <w:r w:rsidRPr="005B4073">
        <w:t>import</w:t>
      </w:r>
      <w:proofErr w:type="gramEnd"/>
      <w:r w:rsidRPr="005B4073">
        <w:t xml:space="preserve"> </w:t>
      </w:r>
      <w:proofErr w:type="spellStart"/>
      <w:r w:rsidRPr="005B4073">
        <w:t>seaborn</w:t>
      </w:r>
      <w:proofErr w:type="spellEnd"/>
      <w:r w:rsidRPr="005B4073">
        <w:t xml:space="preserve"> as </w:t>
      </w:r>
      <w:proofErr w:type="spellStart"/>
      <w:r w:rsidRPr="005B4073">
        <w:t>sns</w:t>
      </w:r>
      <w:proofErr w:type="spellEnd"/>
    </w:p>
    <w:p w14:paraId="7FB2582D" w14:textId="77777777" w:rsidR="00EA1B3E" w:rsidRPr="005B4073" w:rsidRDefault="00EA1B3E" w:rsidP="00021D4E">
      <w:pPr>
        <w:pStyle w:val="L-Source"/>
      </w:pPr>
      <w:proofErr w:type="gramStart"/>
      <w:r w:rsidRPr="005B4073">
        <w:t>from</w:t>
      </w:r>
      <w:proofErr w:type="gramEnd"/>
      <w:r w:rsidRPr="005B4073">
        <w:t xml:space="preserve"> </w:t>
      </w:r>
      <w:proofErr w:type="spellStart"/>
      <w:r w:rsidRPr="005B4073">
        <w:t>scipy.stats</w:t>
      </w:r>
      <w:proofErr w:type="spellEnd"/>
      <w:r w:rsidRPr="005B4073">
        <w:t xml:space="preserve"> import </w:t>
      </w:r>
      <w:proofErr w:type="spellStart"/>
      <w:r w:rsidRPr="005B4073">
        <w:t>shapiro</w:t>
      </w:r>
      <w:proofErr w:type="spellEnd"/>
    </w:p>
    <w:p w14:paraId="77EDC41C" w14:textId="77777777" w:rsidR="00EA1B3E" w:rsidRPr="005B4073" w:rsidRDefault="00EA1B3E" w:rsidP="00021D4E">
      <w:pPr>
        <w:pStyle w:val="L-Source"/>
      </w:pPr>
      <w:proofErr w:type="spellStart"/>
      <w:proofErr w:type="gramStart"/>
      <w:r w:rsidRPr="005B4073">
        <w:t>sns.distplot</w:t>
      </w:r>
      <w:proofErr w:type="spellEnd"/>
      <w:r w:rsidRPr="005B4073">
        <w:t>(</w:t>
      </w:r>
      <w:proofErr w:type="gramEnd"/>
      <w:r w:rsidRPr="005B4073">
        <w:t>(</w:t>
      </w:r>
      <w:proofErr w:type="spellStart"/>
      <w:r w:rsidRPr="005B4073">
        <w:t>y_test</w:t>
      </w:r>
      <w:proofErr w:type="spellEnd"/>
      <w:r w:rsidRPr="005B4073">
        <w:t xml:space="preserve"> - predictions), bins = 50)</w:t>
      </w:r>
    </w:p>
    <w:p w14:paraId="7789597C" w14:textId="77777777" w:rsidR="00EA1B3E" w:rsidRPr="005B4073" w:rsidRDefault="00EA1B3E" w:rsidP="00021D4E">
      <w:pPr>
        <w:pStyle w:val="L-Source"/>
      </w:pPr>
      <w:proofErr w:type="spellStart"/>
      <w:proofErr w:type="gramStart"/>
      <w:r w:rsidRPr="005B4073">
        <w:t>plt.xlabel</w:t>
      </w:r>
      <w:proofErr w:type="spellEnd"/>
      <w:r w:rsidRPr="005B4073">
        <w:t>(</w:t>
      </w:r>
      <w:proofErr w:type="gramEnd"/>
      <w:r w:rsidRPr="005B4073">
        <w:t>'Residuals')</w:t>
      </w:r>
    </w:p>
    <w:p w14:paraId="6B3AD8DD" w14:textId="77777777" w:rsidR="00EA1B3E" w:rsidRPr="005B4073" w:rsidRDefault="00EA1B3E" w:rsidP="00021D4E">
      <w:pPr>
        <w:pStyle w:val="L-Source"/>
      </w:pPr>
      <w:proofErr w:type="spellStart"/>
      <w:proofErr w:type="gramStart"/>
      <w:r w:rsidRPr="005B4073">
        <w:t>plt.ylabel</w:t>
      </w:r>
      <w:proofErr w:type="spellEnd"/>
      <w:r w:rsidRPr="005B4073">
        <w:t>(</w:t>
      </w:r>
      <w:proofErr w:type="gramEnd"/>
      <w:r w:rsidRPr="005B4073">
        <w:t>'Density')</w:t>
      </w:r>
    </w:p>
    <w:p w14:paraId="4B9E8900" w14:textId="77777777" w:rsidR="00EA1B3E" w:rsidRPr="005B4073" w:rsidRDefault="00EA1B3E" w:rsidP="00021D4E">
      <w:pPr>
        <w:pStyle w:val="L-Source"/>
      </w:pPr>
      <w:proofErr w:type="spellStart"/>
      <w:proofErr w:type="gramStart"/>
      <w:r w:rsidRPr="005B4073">
        <w:t>plt.title</w:t>
      </w:r>
      <w:proofErr w:type="spellEnd"/>
      <w:r w:rsidRPr="005B4073">
        <w:t>(</w:t>
      </w:r>
      <w:proofErr w:type="gramEnd"/>
      <w:r w:rsidRPr="005B4073">
        <w:t>'Histogram of Residuals (Shapiro W p-value = {0:0.3f})'.format(</w:t>
      </w:r>
      <w:proofErr w:type="spellStart"/>
      <w:r w:rsidRPr="005B4073">
        <w:t>shapiro</w:t>
      </w:r>
      <w:proofErr w:type="spellEnd"/>
      <w:r w:rsidRPr="005B4073">
        <w:t>(</w:t>
      </w:r>
      <w:proofErr w:type="spellStart"/>
      <w:r w:rsidRPr="005B4073">
        <w:t>y_test</w:t>
      </w:r>
      <w:proofErr w:type="spellEnd"/>
      <w:r w:rsidRPr="005B4073">
        <w:t xml:space="preserve"> - predictions)[1]))</w:t>
      </w:r>
    </w:p>
    <w:p w14:paraId="1BFAA270" w14:textId="77777777" w:rsidR="00EA1B3E" w:rsidRPr="005B4073" w:rsidRDefault="00EA1B3E" w:rsidP="00021D4E">
      <w:pPr>
        <w:pStyle w:val="L-Source"/>
      </w:pPr>
      <w:proofErr w:type="spellStart"/>
      <w:proofErr w:type="gramStart"/>
      <w:r w:rsidRPr="005B4073">
        <w:t>plt.show</w:t>
      </w:r>
      <w:proofErr w:type="spellEnd"/>
      <w:r w:rsidRPr="005B4073">
        <w:t>()</w:t>
      </w:r>
      <w:proofErr w:type="gramEnd"/>
    </w:p>
    <w:p w14:paraId="377CD96F" w14:textId="77777777" w:rsidR="004115E6" w:rsidRPr="005B4073" w:rsidRDefault="004115E6" w:rsidP="00021D4E">
      <w:pPr>
        <w:pStyle w:val="L-Regular"/>
      </w:pPr>
      <w:r w:rsidRPr="005B4073">
        <w:t>Refer to the resultant output below:</w:t>
      </w:r>
    </w:p>
    <w:p w14:paraId="7A63BECE" w14:textId="77777777" w:rsidR="00EA1B3E" w:rsidRPr="005B4073" w:rsidRDefault="00EA1B3E" w:rsidP="00021D4E">
      <w:pPr>
        <w:pStyle w:val="IMG-Caption"/>
        <w:rPr>
          <w:szCs w:val="36"/>
        </w:rPr>
      </w:pPr>
      <w:r w:rsidRPr="005B4073">
        <w:rPr>
          <w:noProof/>
          <w:lang w:val="en-US"/>
        </w:rPr>
        <w:drawing>
          <wp:inline distT="0" distB="0" distL="0" distR="0" wp14:anchorId="041EC73C" wp14:editId="2BCE0C02">
            <wp:extent cx="5943600" cy="1794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4510"/>
                    </a:xfrm>
                    <a:prstGeom prst="rect">
                      <a:avLst/>
                    </a:prstGeom>
                  </pic:spPr>
                </pic:pic>
              </a:graphicData>
            </a:graphic>
          </wp:inline>
        </w:drawing>
      </w:r>
    </w:p>
    <w:p w14:paraId="5F9BDB72" w14:textId="77777777" w:rsidR="00EA1B3E" w:rsidRPr="005B4073" w:rsidRDefault="00EA1B3E" w:rsidP="00021D4E">
      <w:pPr>
        <w:pStyle w:val="IMG-Caption"/>
      </w:pPr>
      <w:r w:rsidRPr="005B4073">
        <w:t>Figure 2.x: Distribution of the residuals from multiple linear regression model</w:t>
      </w:r>
    </w:p>
    <w:p w14:paraId="50961658" w14:textId="77777777" w:rsidR="005568E2" w:rsidRDefault="00275106">
      <w:pPr>
        <w:pStyle w:val="L-Numbers"/>
        <w:numPr>
          <w:ilvl w:val="0"/>
          <w:numId w:val="0"/>
        </w:numPr>
        <w:ind w:left="717"/>
        <w:rPr>
          <w:ins w:id="174" w:author="Aaron England" w:date="2019-05-07T06:57:00Z"/>
        </w:rPr>
        <w:pPrChange w:id="175" w:author="Aaron England" w:date="2019-05-07T06:57:00Z">
          <w:pPr>
            <w:pStyle w:val="L-Numbers"/>
          </w:pPr>
        </w:pPrChange>
      </w:pPr>
      <w:commentRangeStart w:id="176"/>
      <w:commentRangeStart w:id="177"/>
      <w:r w:rsidRPr="005B4073">
        <w:t>O</w:t>
      </w:r>
      <w:r w:rsidR="00BF4915" w:rsidRPr="005B4073">
        <w:t>ur residuals are negatively skewed and non-</w:t>
      </w:r>
      <w:r w:rsidRPr="005B4073">
        <w:t>normal, but it is less skewed than the simple linear model.</w:t>
      </w:r>
      <w:r w:rsidR="00FE490B" w:rsidRPr="005B4073">
        <w:t xml:space="preserve"> </w:t>
      </w:r>
    </w:p>
    <w:p w14:paraId="7097B197" w14:textId="56F75848" w:rsidR="006320A8" w:rsidRPr="005B4073" w:rsidRDefault="0044515E">
      <w:pPr>
        <w:pStyle w:val="L-Numbers"/>
      </w:pPr>
      <w:r w:rsidRPr="005B4073">
        <w:t xml:space="preserve">Calculate the </w:t>
      </w:r>
      <w:r w:rsidR="006320A8" w:rsidRPr="005B4073">
        <w:t>metrics for mean absolute error, mean squared error, root mean squared error, and R-squared and put them into a data frame</w:t>
      </w:r>
      <w:r w:rsidR="008E1EF1" w:rsidRPr="005B4073">
        <w:t xml:space="preserve"> as follows:</w:t>
      </w:r>
      <w:commentRangeEnd w:id="176"/>
      <w:r w:rsidR="00DE6678">
        <w:rPr>
          <w:rStyle w:val="CommentReference"/>
          <w:rFonts w:eastAsiaTheme="minorHAnsi" w:cstheme="minorBidi"/>
          <w:lang w:val="en-IN"/>
        </w:rPr>
        <w:commentReference w:id="176"/>
      </w:r>
      <w:commentRangeEnd w:id="177"/>
      <w:r w:rsidR="007178D2">
        <w:rPr>
          <w:rStyle w:val="CommentReference"/>
          <w:rFonts w:eastAsiaTheme="minorHAnsi" w:cstheme="minorBidi"/>
          <w:lang w:val="en-US"/>
        </w:rPr>
        <w:commentReference w:id="177"/>
      </w:r>
    </w:p>
    <w:p w14:paraId="30E7B2A7" w14:textId="77777777" w:rsidR="006320A8" w:rsidRPr="005B4073" w:rsidRDefault="006320A8" w:rsidP="00021D4E">
      <w:pPr>
        <w:pStyle w:val="L-Source"/>
      </w:pPr>
      <w:proofErr w:type="gramStart"/>
      <w:r w:rsidRPr="005B4073">
        <w:t>from</w:t>
      </w:r>
      <w:proofErr w:type="gramEnd"/>
      <w:r w:rsidRPr="005B4073">
        <w:t xml:space="preserve"> </w:t>
      </w:r>
      <w:proofErr w:type="spellStart"/>
      <w:r w:rsidRPr="005B4073">
        <w:t>sklearn</w:t>
      </w:r>
      <w:proofErr w:type="spellEnd"/>
      <w:r w:rsidRPr="005B4073">
        <w:t xml:space="preserve"> import metrics</w:t>
      </w:r>
    </w:p>
    <w:p w14:paraId="43BD6E42" w14:textId="77777777" w:rsidR="006320A8" w:rsidRPr="005B4073" w:rsidRDefault="006320A8" w:rsidP="00021D4E">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553BBFA7" w14:textId="77777777" w:rsidR="006320A8" w:rsidRPr="005B4073" w:rsidRDefault="006320A8" w:rsidP="00021D4E">
      <w:pPr>
        <w:pStyle w:val="L-Source"/>
      </w:pPr>
    </w:p>
    <w:p w14:paraId="70345629" w14:textId="77777777" w:rsidR="006320A8" w:rsidRPr="005B4073" w:rsidRDefault="006320A8" w:rsidP="00021D4E">
      <w:pPr>
        <w:pStyle w:val="L-Source"/>
      </w:pPr>
      <w:proofErr w:type="spellStart"/>
      <w:r w:rsidRPr="005B4073">
        <w:t>metrics_df</w:t>
      </w:r>
      <w:proofErr w:type="spellEnd"/>
      <w:r w:rsidRPr="005B4073">
        <w:t xml:space="preserve"> = </w:t>
      </w:r>
      <w:proofErr w:type="spellStart"/>
      <w:proofErr w:type="gramStart"/>
      <w:r w:rsidRPr="005B4073">
        <w:t>pd.DataFrame</w:t>
      </w:r>
      <w:proofErr w:type="spellEnd"/>
      <w:r w:rsidRPr="005B4073">
        <w:t>(</w:t>
      </w:r>
      <w:proofErr w:type="gramEnd"/>
      <w:r w:rsidRPr="005B4073">
        <w:t xml:space="preserve">{'Metric': ['MAE', </w:t>
      </w:r>
    </w:p>
    <w:p w14:paraId="22DA63B3" w14:textId="77777777" w:rsidR="006320A8" w:rsidRPr="005B4073" w:rsidRDefault="006320A8" w:rsidP="00021D4E">
      <w:pPr>
        <w:pStyle w:val="L-Source"/>
      </w:pPr>
      <w:r w:rsidRPr="005B4073">
        <w:t xml:space="preserve">                                      'MSE', </w:t>
      </w:r>
    </w:p>
    <w:p w14:paraId="2F2F86CC" w14:textId="77777777" w:rsidR="006320A8" w:rsidRPr="005B4073" w:rsidRDefault="006320A8" w:rsidP="00021D4E">
      <w:pPr>
        <w:pStyle w:val="L-Source"/>
      </w:pPr>
      <w:r w:rsidRPr="005B4073">
        <w:t xml:space="preserve">                                      'RMSE', </w:t>
      </w:r>
    </w:p>
    <w:p w14:paraId="4D52FF80" w14:textId="77777777" w:rsidR="006320A8" w:rsidRPr="005B4073" w:rsidRDefault="006320A8" w:rsidP="00021D4E">
      <w:pPr>
        <w:pStyle w:val="L-Source"/>
      </w:pPr>
      <w:r w:rsidRPr="005B4073">
        <w:t xml:space="preserve">                                      'R-Squared'],</w:t>
      </w:r>
    </w:p>
    <w:p w14:paraId="04209E9B" w14:textId="77777777" w:rsidR="006320A8" w:rsidRPr="005B4073" w:rsidRDefault="006320A8" w:rsidP="00021D4E">
      <w:pPr>
        <w:pStyle w:val="L-Source"/>
      </w:pPr>
      <w:r w:rsidRPr="005B4073">
        <w:t xml:space="preserve">                          'Value': [</w:t>
      </w:r>
      <w:proofErr w:type="spellStart"/>
      <w:r w:rsidRPr="005B4073">
        <w:t>metrics.mean_absolute_</w:t>
      </w:r>
      <w:proofErr w:type="gramStart"/>
      <w:r w:rsidRPr="005B4073">
        <w:t>error</w:t>
      </w:r>
      <w:proofErr w:type="spellEnd"/>
      <w:r w:rsidRPr="005B4073">
        <w:t>(</w:t>
      </w:r>
      <w:proofErr w:type="spellStart"/>
      <w:proofErr w:type="gramEnd"/>
      <w:r w:rsidRPr="005B4073">
        <w:t>y_test</w:t>
      </w:r>
      <w:proofErr w:type="spellEnd"/>
      <w:r w:rsidRPr="005B4073">
        <w:t>, predictions),</w:t>
      </w:r>
    </w:p>
    <w:p w14:paraId="72715043" w14:textId="77777777" w:rsidR="006320A8" w:rsidRPr="005B4073" w:rsidRDefault="006320A8" w:rsidP="00021D4E">
      <w:pPr>
        <w:pStyle w:val="L-Source"/>
      </w:pPr>
      <w:r w:rsidRPr="005B4073">
        <w:t xml:space="preserve">                                    </w:t>
      </w:r>
      <w:proofErr w:type="spellStart"/>
      <w:r w:rsidRPr="005B4073">
        <w:t>metrics.mean_squared_</w:t>
      </w:r>
      <w:proofErr w:type="gramStart"/>
      <w:r w:rsidRPr="005B4073">
        <w:t>error</w:t>
      </w:r>
      <w:proofErr w:type="spellEnd"/>
      <w:r w:rsidRPr="005B4073">
        <w:t>(</w:t>
      </w:r>
      <w:proofErr w:type="spellStart"/>
      <w:proofErr w:type="gramEnd"/>
      <w:r w:rsidRPr="005B4073">
        <w:t>y_test</w:t>
      </w:r>
      <w:proofErr w:type="spellEnd"/>
      <w:r w:rsidRPr="005B4073">
        <w:t>, predictions),</w:t>
      </w:r>
    </w:p>
    <w:p w14:paraId="0020FDC6" w14:textId="77777777" w:rsidR="006320A8" w:rsidRPr="005B4073" w:rsidRDefault="006320A8" w:rsidP="00021D4E">
      <w:pPr>
        <w:pStyle w:val="L-Source"/>
      </w:pPr>
      <w:r w:rsidRPr="005B4073">
        <w:t xml:space="preserve">                                    </w:t>
      </w:r>
      <w:proofErr w:type="spellStart"/>
      <w:proofErr w:type="gramStart"/>
      <w:r w:rsidRPr="005B4073">
        <w:t>np.sqrt</w:t>
      </w:r>
      <w:proofErr w:type="spellEnd"/>
      <w:r w:rsidRPr="005B4073">
        <w:t>(</w:t>
      </w:r>
      <w:proofErr w:type="spellStart"/>
      <w:proofErr w:type="gramEnd"/>
      <w:r w:rsidRPr="005B4073">
        <w:t>metrics.mean_squared_error</w:t>
      </w:r>
      <w:proofErr w:type="spellEnd"/>
      <w:r w:rsidRPr="005B4073">
        <w:t>(</w:t>
      </w:r>
      <w:proofErr w:type="spellStart"/>
      <w:r w:rsidRPr="005B4073">
        <w:t>y_test</w:t>
      </w:r>
      <w:proofErr w:type="spellEnd"/>
      <w:r w:rsidRPr="005B4073">
        <w:t>, predictions)),</w:t>
      </w:r>
    </w:p>
    <w:p w14:paraId="0CB449E8" w14:textId="77777777" w:rsidR="006320A8" w:rsidRPr="005B4073" w:rsidRDefault="006320A8" w:rsidP="00021D4E">
      <w:pPr>
        <w:pStyle w:val="L-Source"/>
      </w:pPr>
      <w:r w:rsidRPr="005B4073">
        <w:t xml:space="preserve">                                    </w:t>
      </w:r>
      <w:proofErr w:type="spellStart"/>
      <w:r w:rsidRPr="005B4073">
        <w:t>metrics.explained_variance_</w:t>
      </w:r>
      <w:proofErr w:type="gramStart"/>
      <w:r w:rsidRPr="005B4073">
        <w:t>score</w:t>
      </w:r>
      <w:proofErr w:type="spellEnd"/>
      <w:r w:rsidRPr="005B4073">
        <w:t>(</w:t>
      </w:r>
      <w:proofErr w:type="spellStart"/>
      <w:proofErr w:type="gramEnd"/>
      <w:r w:rsidRPr="005B4073">
        <w:t>y_test</w:t>
      </w:r>
      <w:proofErr w:type="spellEnd"/>
      <w:r w:rsidRPr="005B4073">
        <w:t>, predictions)]}).round(3)</w:t>
      </w:r>
    </w:p>
    <w:p w14:paraId="7B840CDD" w14:textId="77777777" w:rsidR="006320A8" w:rsidRPr="005B4073" w:rsidRDefault="006320A8" w:rsidP="00021D4E">
      <w:pPr>
        <w:pStyle w:val="L-Source"/>
      </w:pPr>
      <w:proofErr w:type="gramStart"/>
      <w:r w:rsidRPr="005B4073">
        <w:t>print(</w:t>
      </w:r>
      <w:proofErr w:type="spellStart"/>
      <w:proofErr w:type="gramEnd"/>
      <w:r w:rsidRPr="005B4073">
        <w:t>metrics_df</w:t>
      </w:r>
      <w:proofErr w:type="spellEnd"/>
      <w:r w:rsidRPr="005B4073">
        <w:t>)</w:t>
      </w:r>
    </w:p>
    <w:p w14:paraId="4019B4EB" w14:textId="77777777" w:rsidR="006320A8" w:rsidRPr="005B4073" w:rsidRDefault="006320A8" w:rsidP="00021D4E">
      <w:pPr>
        <w:pStyle w:val="L-Regular"/>
      </w:pPr>
      <w:r w:rsidRPr="005B4073">
        <w:t>Please refer to the resultant output:</w:t>
      </w:r>
    </w:p>
    <w:p w14:paraId="39DB3681" w14:textId="77777777" w:rsidR="00E62380" w:rsidRPr="005B4073" w:rsidRDefault="00E62380" w:rsidP="00021D4E">
      <w:pPr>
        <w:pStyle w:val="IMG-Caption"/>
        <w:rPr>
          <w:noProof/>
          <w:lang w:val="en-US"/>
        </w:rPr>
      </w:pPr>
      <w:r w:rsidRPr="005B4073">
        <w:rPr>
          <w:noProof/>
          <w:lang w:val="en-US"/>
        </w:rPr>
        <w:drawing>
          <wp:inline distT="0" distB="0" distL="0" distR="0" wp14:anchorId="1AAF7FF2" wp14:editId="59CC2ADF">
            <wp:extent cx="5943600" cy="667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67385"/>
                    </a:xfrm>
                    <a:prstGeom prst="rect">
                      <a:avLst/>
                    </a:prstGeom>
                  </pic:spPr>
                </pic:pic>
              </a:graphicData>
            </a:graphic>
          </wp:inline>
        </w:drawing>
      </w:r>
      <w:r w:rsidRPr="005B4073">
        <w:rPr>
          <w:noProof/>
          <w:lang w:val="en-US"/>
        </w:rPr>
        <w:t xml:space="preserve"> </w:t>
      </w:r>
    </w:p>
    <w:p w14:paraId="29C6BB8C" w14:textId="77777777" w:rsidR="00E62380" w:rsidRPr="005B4073" w:rsidRDefault="00E62380" w:rsidP="00021D4E">
      <w:pPr>
        <w:pStyle w:val="IMG-Caption"/>
      </w:pPr>
      <w:r w:rsidRPr="005B4073">
        <w:t>Figure 2.x: Model evaluation metrics from multiple linear regression model</w:t>
      </w:r>
    </w:p>
    <w:p w14:paraId="015B713F" w14:textId="0A1D5208" w:rsidR="00E62380" w:rsidRPr="005B4073" w:rsidRDefault="00E62380" w:rsidP="009026C3">
      <w:pPr>
        <w:pStyle w:val="L-Numbers"/>
        <w:rPr>
          <w:noProof/>
        </w:rPr>
      </w:pPr>
      <w:commentRangeStart w:id="178"/>
      <w:r w:rsidRPr="005B4073">
        <w:rPr>
          <w:noProof/>
        </w:rPr>
        <w:t>The multiple linear regression model performed better in every metric relative to the simple linear regression model. Most notably, in the simple linear regression, only 38.9% of the variance in Temperature was described by the model. Whereas, in the multiple linear regression model, 86.6% of the variance in Temperature was explained by the combination of features.</w:t>
      </w:r>
      <w:commentRangeEnd w:id="178"/>
      <w:r w:rsidR="009026C3">
        <w:rPr>
          <w:rStyle w:val="CommentReference"/>
          <w:rFonts w:eastAsiaTheme="minorHAnsi" w:cstheme="minorBidi"/>
          <w:lang w:val="en-US"/>
        </w:rPr>
        <w:commentReference w:id="178"/>
      </w:r>
      <w:ins w:id="179" w:author="Aaron England" w:date="2019-05-08T21:06:00Z">
        <w:r w:rsidR="00317EF6">
          <w:rPr>
            <w:noProof/>
          </w:rPr>
          <w:t xml:space="preserve"> Additionally, our simple linear regression model predicted, on average, within </w:t>
        </w:r>
      </w:ins>
      <w:ins w:id="180" w:author="Aaron England" w:date="2019-05-08T21:07:00Z">
        <w:r w:rsidR="00317EF6">
          <w:rPr>
            <w:noProof/>
            <w:u w:val="single"/>
          </w:rPr>
          <w:t>+</w:t>
        </w:r>
        <w:r w:rsidR="00317EF6">
          <w:rPr>
            <w:noProof/>
          </w:rPr>
          <w:t xml:space="preserve"> 6.052</w:t>
        </w:r>
      </w:ins>
      <w:ins w:id="181" w:author="Aaron England" w:date="2019-05-08T21:08:00Z">
        <w:r w:rsidR="00317EF6">
          <w:rPr>
            <w:noProof/>
          </w:rPr>
          <w:t xml:space="preserve"> degrees</w:t>
        </w:r>
      </w:ins>
      <w:ins w:id="182" w:author="Aaron England" w:date="2019-05-08T21:07:00Z">
        <w:r w:rsidR="00317EF6">
          <w:rPr>
            <w:noProof/>
          </w:rPr>
          <w:t xml:space="preserve"> while our multiple linear regression model predicted, on average, within </w:t>
        </w:r>
      </w:ins>
      <w:ins w:id="183" w:author="Aaron England" w:date="2019-05-08T21:08:00Z">
        <w:r w:rsidR="00317EF6">
          <w:rPr>
            <w:noProof/>
            <w:u w:val="single"/>
          </w:rPr>
          <w:t>+</w:t>
        </w:r>
        <w:r w:rsidR="00317EF6">
          <w:rPr>
            <w:noProof/>
          </w:rPr>
          <w:t xml:space="preserve"> 2.861 degrees.</w:t>
        </w:r>
      </w:ins>
    </w:p>
    <w:p w14:paraId="1A9D3228" w14:textId="77777777" w:rsidR="000D4450" w:rsidRPr="005B4073" w:rsidRDefault="00002977" w:rsidP="00021D4E">
      <w:pPr>
        <w:pStyle w:val="P-Regular"/>
      </w:pPr>
      <w:r w:rsidRPr="005B4073">
        <w:t>The transparent nature of the</w:t>
      </w:r>
      <w:r w:rsidR="00B60A7C" w:rsidRPr="005B4073">
        <w:t xml:space="preserve"> intercept and</w:t>
      </w:r>
      <w:r w:rsidRPr="005B4073">
        <w:t xml:space="preserve"> beta coefficients make linear regression models very easy to interpret. In business, it is commonly requested that data scientists explain the effect of a certain feature on an outcome. Thus, linear regression provides metrics allowing a reasonable response to the business inquiry above.</w:t>
      </w:r>
      <w:r w:rsidR="00B967D5" w:rsidRPr="005B4073">
        <w:t xml:space="preserve"> However, much of the time a problem requires the data scientist to predict an outcome measure that is not continuous, but categorical. </w:t>
      </w:r>
      <w:r w:rsidR="00337847" w:rsidRPr="005B4073">
        <w:t>For example, in insurance, given certain features of an insured what is the probability that this customer will not renew their policy? In</w:t>
      </w:r>
      <w:r w:rsidR="00B967D5" w:rsidRPr="005B4073">
        <w:t xml:space="preserve"> this case, there is not a linear relationship between the features in the data and the outcome variable, </w:t>
      </w:r>
      <w:r w:rsidR="00684205" w:rsidRPr="005B4073">
        <w:t>so</w:t>
      </w:r>
      <w:r w:rsidR="00B967D5" w:rsidRPr="005B4073">
        <w:t xml:space="preserve"> linear regression w</w:t>
      </w:r>
      <w:r w:rsidR="00684205" w:rsidRPr="005B4073">
        <w:t>ill falter. A viable option for conducting regression analysis on a categorical dependent variable is logistic regression.</w:t>
      </w:r>
    </w:p>
    <w:p w14:paraId="783C9E99" w14:textId="77777777" w:rsidR="00D32CF1" w:rsidRPr="005B4073" w:rsidRDefault="00D32CF1" w:rsidP="00021D4E">
      <w:pPr>
        <w:pStyle w:val="SB-Sidebar"/>
      </w:pPr>
      <w:r w:rsidRPr="00D451A9">
        <w:t>Discussion:</w:t>
      </w:r>
      <w:r w:rsidRPr="005B4073">
        <w:t xml:space="preserve"> Is logistic regression used for regression or classification problems?</w:t>
      </w:r>
    </w:p>
    <w:p w14:paraId="489D52FF" w14:textId="77777777" w:rsidR="00D32CF1" w:rsidRPr="005B4073" w:rsidRDefault="00D32CF1" w:rsidP="00021D4E">
      <w:pPr>
        <w:pStyle w:val="P-Regular"/>
      </w:pPr>
      <w:r w:rsidRPr="005B4073">
        <w:rPr>
          <w:b/>
        </w:rPr>
        <w:t>Answer</w:t>
      </w:r>
      <w:r w:rsidRPr="005B4073">
        <w:t>: Logistic regression is used to solve classification problems.</w:t>
      </w:r>
    </w:p>
    <w:p w14:paraId="6A4EB2A4" w14:textId="77777777" w:rsidR="00B259B0" w:rsidRPr="005B4073" w:rsidRDefault="007E5F1F" w:rsidP="00021D4E">
      <w:pPr>
        <w:pStyle w:val="H2-General"/>
      </w:pPr>
      <w:r w:rsidRPr="005B4073">
        <w:t>L</w:t>
      </w:r>
      <w:r w:rsidR="00856667" w:rsidRPr="005B4073">
        <w:t>ogistic regression</w:t>
      </w:r>
    </w:p>
    <w:p w14:paraId="68283B3B" w14:textId="77777777" w:rsidR="00856667" w:rsidRPr="005B4073" w:rsidRDefault="00904C7F" w:rsidP="00021D4E">
      <w:pPr>
        <w:pStyle w:val="SB-Sidebar"/>
      </w:pPr>
      <w:r w:rsidRPr="005B4073">
        <w:t>Present x: L</w:t>
      </w:r>
      <w:r w:rsidR="00856667" w:rsidRPr="005B4073">
        <w:t>ogistic regression</w:t>
      </w:r>
    </w:p>
    <w:p w14:paraId="2DE7A6A0" w14:textId="3B1BC7A9" w:rsidR="007E5F1F" w:rsidRPr="005B4073" w:rsidRDefault="007E5F1F" w:rsidP="00021D4E">
      <w:pPr>
        <w:pStyle w:val="P-Regular"/>
      </w:pPr>
      <w:r w:rsidRPr="005B4073">
        <w:t xml:space="preserve">Logistic regression uses categorical and continuous variables to predict a categorical outcome. When the dependent variable of choice has two categorical outcomes the analysis is termed binary logistic regression. However, if the outcome variable consists of more than 2 levels the analysis is referred to as multinomial logistic regression. For the purposes of this lesson we will focus our learning on the former. </w:t>
      </w:r>
    </w:p>
    <w:p w14:paraId="2AF0099D" w14:textId="77777777" w:rsidR="007E5F1F" w:rsidRPr="005B4073" w:rsidRDefault="007E5F1F" w:rsidP="00021D4E">
      <w:pPr>
        <w:pStyle w:val="P-Regular"/>
      </w:pPr>
      <w:r w:rsidRPr="005B4073">
        <w:t>When predicting a binary outcome, we do not have a linear relationship between the features and the outcome variable; an assumption of linear regression. Thus, to express a nonlinear relationship in a linear way we must transform the data using the logarithmic transformation. As a result, logistic regression allows us to predict the probability of the binary outcome</w:t>
      </w:r>
      <w:r w:rsidR="00C1675B" w:rsidRPr="005B4073">
        <w:t xml:space="preserve"> occurring</w:t>
      </w:r>
      <w:r w:rsidRPr="005B4073">
        <w:t xml:space="preserve"> given the feature(s) in the model. </w:t>
      </w:r>
    </w:p>
    <w:p w14:paraId="55AD9C6F" w14:textId="77777777" w:rsidR="007E5F1F" w:rsidRPr="005B4073" w:rsidRDefault="007E5F1F" w:rsidP="00021D4E">
      <w:pPr>
        <w:pStyle w:val="P-Regular"/>
      </w:pPr>
    </w:p>
    <w:p w14:paraId="00572459" w14:textId="77777777" w:rsidR="000A6278" w:rsidRPr="005B4073" w:rsidRDefault="0013011F" w:rsidP="00021D4E">
      <w:pPr>
        <w:pStyle w:val="P-Regular"/>
      </w:pPr>
      <w:r w:rsidRPr="005B4073">
        <w:t>In</w:t>
      </w:r>
      <w:r w:rsidR="000A6278" w:rsidRPr="005B4073">
        <w:t xml:space="preserve"> logistic regression</w:t>
      </w:r>
      <w:r w:rsidRPr="005B4073">
        <w:t xml:space="preserve"> with 1 predictor,</w:t>
      </w:r>
      <w:r w:rsidR="000A6278" w:rsidRPr="005B4073">
        <w:t xml:space="preserve"> the logistic regression equation is shown below:</w:t>
      </w:r>
    </w:p>
    <w:p w14:paraId="008167AA" w14:textId="6CF58DBA" w:rsidR="00B251B2" w:rsidRDefault="00B251B2" w:rsidP="000A6278">
      <w:pPr>
        <w:jc w:val="center"/>
        <w:rPr>
          <w:sz w:val="24"/>
          <w:szCs w:val="36"/>
        </w:rPr>
      </w:pPr>
      <w:r>
        <w:rPr>
          <w:noProof/>
        </w:rPr>
        <w:drawing>
          <wp:inline distT="0" distB="0" distL="0" distR="0" wp14:anchorId="234B152E" wp14:editId="12783BE3">
            <wp:extent cx="2362200" cy="828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828675"/>
                    </a:xfrm>
                    <a:prstGeom prst="rect">
                      <a:avLst/>
                    </a:prstGeom>
                  </pic:spPr>
                </pic:pic>
              </a:graphicData>
            </a:graphic>
          </wp:inline>
        </w:drawing>
      </w:r>
    </w:p>
    <w:p w14:paraId="59ABE877" w14:textId="4F90C925" w:rsidR="000A6278" w:rsidRPr="005B4073" w:rsidRDefault="00B251B2" w:rsidP="00B251B2">
      <w:pPr>
        <w:pStyle w:val="IMG-Caption"/>
      </w:pPr>
      <w:r>
        <w:t>Figure</w:t>
      </w:r>
      <w:r w:rsidR="000A6278" w:rsidRPr="005B4073">
        <w:t xml:space="preserve"> 2.x: Logistic regression formula with 1 predictor</w:t>
      </w:r>
    </w:p>
    <w:p w14:paraId="6E8712AA" w14:textId="77777777" w:rsidR="000A6278" w:rsidRPr="005B4073" w:rsidRDefault="000A6278" w:rsidP="00B251B2">
      <w:pPr>
        <w:pStyle w:val="P-Regular"/>
      </w:pPr>
      <w:r w:rsidRPr="005B4073">
        <w:t xml:space="preserve">In equation 2.x, </w:t>
      </w:r>
      <w:r w:rsidRPr="00B251B2">
        <w:rPr>
          <w:rStyle w:val="P-Italics"/>
        </w:rPr>
        <w:t>P(Y)</w:t>
      </w:r>
      <w:r w:rsidRPr="005B4073">
        <w:t xml:space="preserve"> is the probability of the outcome occurring, </w:t>
      </w:r>
      <w:r w:rsidRPr="00B251B2">
        <w:rPr>
          <w:rStyle w:val="P-Italics"/>
        </w:rPr>
        <w:t>e</w:t>
      </w:r>
      <w:r w:rsidRPr="005B4073">
        <w:t xml:space="preserve"> is the </w:t>
      </w:r>
      <w:r w:rsidR="000860EB" w:rsidRPr="005B4073">
        <w:t xml:space="preserve">base of natural logarithms, </w:t>
      </w:r>
      <w:r w:rsidR="000860EB" w:rsidRPr="00B251B2">
        <w:rPr>
          <w:rStyle w:val="P-Italics"/>
        </w:rPr>
        <w:t>α</w:t>
      </w:r>
      <w:r w:rsidR="000860EB" w:rsidRPr="005B4073">
        <w:t xml:space="preserve"> is the intercept, </w:t>
      </w:r>
      <w:r w:rsidR="000860EB" w:rsidRPr="00B251B2">
        <w:rPr>
          <w:rStyle w:val="P-Italics"/>
        </w:rPr>
        <w:t>β</w:t>
      </w:r>
      <w:r w:rsidR="000860EB" w:rsidRPr="005B4073">
        <w:t xml:space="preserve"> is the beta coefficient, and </w:t>
      </w:r>
      <w:r w:rsidR="000860EB" w:rsidRPr="00B251B2">
        <w:rPr>
          <w:rStyle w:val="P-Italics"/>
        </w:rPr>
        <w:t>x</w:t>
      </w:r>
      <w:r w:rsidR="000860EB" w:rsidRPr="005B4073">
        <w:t xml:space="preserve"> is the value of the predictor.</w:t>
      </w:r>
      <w:r w:rsidR="00077509" w:rsidRPr="005B4073">
        <w:t xml:space="preserve"> </w:t>
      </w:r>
      <w:r w:rsidR="000B082E" w:rsidRPr="005B4073">
        <w:t>This equation can be extended to multiple predictors using the formula below:</w:t>
      </w:r>
    </w:p>
    <w:p w14:paraId="4536E7A1" w14:textId="5E51F3EA" w:rsidR="00AF6C26" w:rsidRPr="00AF6C26" w:rsidRDefault="00AF6C26" w:rsidP="00D451A9">
      <w:pPr>
        <w:pStyle w:val="IMG-Caption"/>
      </w:pPr>
      <w:r>
        <w:rPr>
          <w:noProof/>
          <w:lang w:val="en-US"/>
        </w:rPr>
        <w:drawing>
          <wp:inline distT="0" distB="0" distL="0" distR="0" wp14:anchorId="0907519F" wp14:editId="5A8292E3">
            <wp:extent cx="4382112" cy="61921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 2.x.png"/>
                    <pic:cNvPicPr/>
                  </pic:nvPicPr>
                  <pic:blipFill>
                    <a:blip r:embed="rId22">
                      <a:extLst>
                        <a:ext uri="{28A0092B-C50C-407E-A947-70E740481C1C}">
                          <a14:useLocalDpi xmlns:a14="http://schemas.microsoft.com/office/drawing/2010/main" val="0"/>
                        </a:ext>
                      </a:extLst>
                    </a:blip>
                    <a:stretch>
                      <a:fillRect/>
                    </a:stretch>
                  </pic:blipFill>
                  <pic:spPr>
                    <a:xfrm>
                      <a:off x="0" y="0"/>
                      <a:ext cx="4382112" cy="619211"/>
                    </a:xfrm>
                    <a:prstGeom prst="rect">
                      <a:avLst/>
                    </a:prstGeom>
                  </pic:spPr>
                </pic:pic>
              </a:graphicData>
            </a:graphic>
          </wp:inline>
        </w:drawing>
      </w:r>
    </w:p>
    <w:p w14:paraId="2D8E9CEE" w14:textId="77777777" w:rsidR="000B082E" w:rsidRPr="005B4073" w:rsidRDefault="000B082E" w:rsidP="00AF6C26">
      <w:pPr>
        <w:pStyle w:val="IMG-Caption"/>
      </w:pPr>
      <w:r w:rsidRPr="005B4073">
        <w:t>Equation 2.x: Logistic regression formula with more than 1 predictor</w:t>
      </w:r>
    </w:p>
    <w:p w14:paraId="1D923865" w14:textId="77777777" w:rsidR="006909FE" w:rsidRPr="00AA7A6E" w:rsidRDefault="00107D87" w:rsidP="00AA7A6E">
      <w:pPr>
        <w:pStyle w:val="P-Regular"/>
      </w:pPr>
      <w:r w:rsidRPr="00AA7A6E">
        <w:t xml:space="preserve">Thus, using logistic regression to model the probability of an event occurring is the same as fitting a linear regression model except the continuous outcome variable has been replaced by </w:t>
      </w:r>
      <w:r w:rsidR="009B550B" w:rsidRPr="00AA7A6E">
        <w:t xml:space="preserve">the log odds of success for a binary outcome variable. In linear regression, we assumed a linear relationship between the predictor variable(s) and the outcome variable. Logistic regression, on the other hand, assumes a linear relationship between the predictor variable(s) and the natural log of </w:t>
      </w:r>
      <w:r w:rsidR="009B550B" w:rsidRPr="00D451A9">
        <w:t>p</w:t>
      </w:r>
      <w:proofErr w:type="gramStart"/>
      <w:r w:rsidR="009B550B" w:rsidRPr="00AA7A6E">
        <w:t>/(</w:t>
      </w:r>
      <w:proofErr w:type="gramEnd"/>
      <w:r w:rsidR="009B550B" w:rsidRPr="00AA7A6E">
        <w:t>1-</w:t>
      </w:r>
      <w:r w:rsidR="009B550B" w:rsidRPr="00D451A9">
        <w:t>p</w:t>
      </w:r>
      <w:r w:rsidR="009B550B" w:rsidRPr="00AA7A6E">
        <w:t xml:space="preserve">), where </w:t>
      </w:r>
      <w:r w:rsidR="009B550B" w:rsidRPr="00D451A9">
        <w:t>p</w:t>
      </w:r>
      <w:r w:rsidR="009B550B" w:rsidRPr="00AA7A6E">
        <w:t xml:space="preserve"> is the probability of the event occurring.</w:t>
      </w:r>
      <w:r w:rsidRPr="00AA7A6E">
        <w:t xml:space="preserve"> </w:t>
      </w:r>
    </w:p>
    <w:p w14:paraId="09FFEEF3" w14:textId="6CE5835D" w:rsidR="008E0B7E" w:rsidRPr="005B4073" w:rsidRDefault="006909FE" w:rsidP="007E401B">
      <w:pPr>
        <w:pStyle w:val="P-Regular"/>
      </w:pPr>
      <w:r w:rsidRPr="005B4073">
        <w:t xml:space="preserve">In the following exercise we will use the </w:t>
      </w:r>
      <w:r w:rsidRPr="007E401B">
        <w:rPr>
          <w:rStyle w:val="P-Code"/>
        </w:rPr>
        <w:t>weather.csv</w:t>
      </w:r>
      <w:r w:rsidRPr="005B4073">
        <w:t xml:space="preserve"> data set to demonstrate building a logistic regression model to predict the probability of rain</w:t>
      </w:r>
      <w:r w:rsidR="00951B56" w:rsidRPr="005B4073">
        <w:t xml:space="preserve"> using all the features in our data</w:t>
      </w:r>
      <w:r w:rsidRPr="005B4073">
        <w:t xml:space="preserve">. </w:t>
      </w:r>
    </w:p>
    <w:p w14:paraId="273BCAAA" w14:textId="77777777" w:rsidR="004C3B2A" w:rsidRPr="005B4073" w:rsidRDefault="00C865AE" w:rsidP="007E401B">
      <w:pPr>
        <w:pStyle w:val="H2-General"/>
      </w:pPr>
      <w:r w:rsidRPr="005B4073">
        <w:t xml:space="preserve">Exercise 5: </w:t>
      </w:r>
      <w:r w:rsidR="003E3314" w:rsidRPr="005B4073">
        <w:t>Fit</w:t>
      </w:r>
      <w:r w:rsidR="00217E3B" w:rsidRPr="005B4073">
        <w:t>ting</w:t>
      </w:r>
      <w:r w:rsidR="003E3314" w:rsidRPr="005B4073">
        <w:t xml:space="preserve"> a l</w:t>
      </w:r>
      <w:r w:rsidR="004C3B2A" w:rsidRPr="005B4073">
        <w:t>ogistic regression</w:t>
      </w:r>
      <w:r w:rsidR="003E3314" w:rsidRPr="005B4073">
        <w:t xml:space="preserve"> model</w:t>
      </w:r>
      <w:r w:rsidR="000C6479" w:rsidRPr="005B4073">
        <w:t xml:space="preserve"> and determining the intercept and coefficient</w:t>
      </w:r>
    </w:p>
    <w:p w14:paraId="3BDA9A53" w14:textId="6F44AC34" w:rsidR="00FF4433" w:rsidRPr="005B4073" w:rsidRDefault="00AF6C26" w:rsidP="00EF1338">
      <w:pPr>
        <w:pStyle w:val="SB-Sidebar"/>
      </w:pPr>
      <w:r>
        <w:t>Present</w:t>
      </w:r>
      <w:r w:rsidR="004C3B2A" w:rsidRPr="005B4073">
        <w:t xml:space="preserve">: </w:t>
      </w:r>
      <w:r w:rsidR="00FF4433" w:rsidRPr="005B4073">
        <w:t>Fitting a logistic regression model and determining the intercept and coefficient</w:t>
      </w:r>
    </w:p>
    <w:p w14:paraId="4C5F2F54" w14:textId="388F4C90" w:rsidR="00C93E0C" w:rsidRPr="005B4073" w:rsidRDefault="002236BC" w:rsidP="00EF1338">
      <w:pPr>
        <w:pStyle w:val="P-Regular"/>
      </w:pPr>
      <w:r w:rsidRPr="005B4073">
        <w:t>To model the probability of rain</w:t>
      </w:r>
      <w:r w:rsidR="00987BA5" w:rsidRPr="005B4073">
        <w:t xml:space="preserve"> (as opposed to snow)</w:t>
      </w:r>
      <w:r w:rsidR="00DD3B57" w:rsidRPr="005B4073">
        <w:t xml:space="preserve"> using </w:t>
      </w:r>
      <w:r w:rsidR="00AA7A6E" w:rsidRPr="005B4073">
        <w:t>all</w:t>
      </w:r>
      <w:r w:rsidR="00DD3B57" w:rsidRPr="005B4073">
        <w:t xml:space="preserve"> the features in our data</w:t>
      </w:r>
      <w:r w:rsidRPr="005B4073">
        <w:t xml:space="preserve">, we will </w:t>
      </w:r>
      <w:r w:rsidR="007A1AD9" w:rsidRPr="005B4073">
        <w:t xml:space="preserve">use the </w:t>
      </w:r>
      <w:r w:rsidR="007A1AD9" w:rsidRPr="00EF1338">
        <w:rPr>
          <w:rStyle w:val="P-Code"/>
        </w:rPr>
        <w:t>weather.csv</w:t>
      </w:r>
      <w:r w:rsidR="007A1AD9" w:rsidRPr="005B4073">
        <w:t xml:space="preserve"> file </w:t>
      </w:r>
      <w:r w:rsidR="00772791" w:rsidRPr="005B4073">
        <w:t xml:space="preserve">and </w:t>
      </w:r>
      <w:r w:rsidR="00C349B1" w:rsidRPr="005B4073">
        <w:t>store</w:t>
      </w:r>
      <w:r w:rsidR="007A1AD9" w:rsidRPr="005B4073">
        <w:t xml:space="preserve"> </w:t>
      </w:r>
      <w:r w:rsidR="00FB6C5C" w:rsidRPr="005B4073">
        <w:t xml:space="preserve">the dichotomous variable </w:t>
      </w:r>
      <w:r w:rsidR="000065CF" w:rsidRPr="00EF1338">
        <w:rPr>
          <w:rStyle w:val="P-Code"/>
        </w:rPr>
        <w:t>Rain</w:t>
      </w:r>
      <w:r w:rsidR="000065CF" w:rsidRPr="005B4073">
        <w:t xml:space="preserve"> as the outcome measure.</w:t>
      </w:r>
    </w:p>
    <w:p w14:paraId="07EB45C9" w14:textId="77777777" w:rsidR="00875D57" w:rsidRPr="005B4073" w:rsidRDefault="00875D57" w:rsidP="00014872">
      <w:pPr>
        <w:pStyle w:val="L-Numbers"/>
        <w:numPr>
          <w:ilvl w:val="0"/>
          <w:numId w:val="19"/>
        </w:numPr>
      </w:pPr>
      <w:r w:rsidRPr="005B4073">
        <w:t>Import data using the following code:</w:t>
      </w:r>
    </w:p>
    <w:p w14:paraId="39C94DB5" w14:textId="77777777" w:rsidR="00F04C77" w:rsidRPr="005B4073" w:rsidRDefault="00F04C77" w:rsidP="00EF1338">
      <w:pPr>
        <w:pStyle w:val="L-Source"/>
      </w:pPr>
      <w:proofErr w:type="gramStart"/>
      <w:r w:rsidRPr="005B4073">
        <w:t>import</w:t>
      </w:r>
      <w:proofErr w:type="gramEnd"/>
      <w:r w:rsidRPr="005B4073">
        <w:t xml:space="preserve"> pandas as </w:t>
      </w:r>
      <w:proofErr w:type="spellStart"/>
      <w:r w:rsidRPr="005B4073">
        <w:t>pd</w:t>
      </w:r>
      <w:proofErr w:type="spellEnd"/>
    </w:p>
    <w:p w14:paraId="7AB6DBF6" w14:textId="77777777" w:rsidR="00F04C77" w:rsidRPr="005B4073" w:rsidRDefault="00F04C77" w:rsidP="00EF1338">
      <w:pPr>
        <w:pStyle w:val="L-Source"/>
      </w:pPr>
      <w:proofErr w:type="spellStart"/>
      <w:proofErr w:type="gramStart"/>
      <w:r w:rsidRPr="005B4073">
        <w:t>df</w:t>
      </w:r>
      <w:proofErr w:type="spellEnd"/>
      <w:proofErr w:type="gramEnd"/>
      <w:r w:rsidRPr="005B4073">
        <w:t xml:space="preserve"> = </w:t>
      </w:r>
      <w:proofErr w:type="spellStart"/>
      <w:r w:rsidRPr="005B4073">
        <w:t>pd.read_csv</w:t>
      </w:r>
      <w:proofErr w:type="spellEnd"/>
      <w:r w:rsidRPr="005B4073">
        <w:t>('weather.csv')</w:t>
      </w:r>
    </w:p>
    <w:p w14:paraId="20EA533D" w14:textId="3EC77FBB" w:rsidR="00F04C77" w:rsidRPr="005B4073" w:rsidRDefault="00F04C77" w:rsidP="00EF1338">
      <w:pPr>
        <w:pStyle w:val="L-Regular"/>
      </w:pPr>
      <w:r w:rsidRPr="005B4073">
        <w:t xml:space="preserve">Dummy code the </w:t>
      </w:r>
      <w:r w:rsidRPr="00EF1338">
        <w:rPr>
          <w:rStyle w:val="P-Code"/>
        </w:rPr>
        <w:t>Summary</w:t>
      </w:r>
      <w:r w:rsidRPr="005B4073">
        <w:t xml:space="preserve"> variable as follows:</w:t>
      </w:r>
    </w:p>
    <w:p w14:paraId="788D735A" w14:textId="77777777" w:rsidR="00F04C77" w:rsidRPr="005B4073" w:rsidRDefault="00F04C77" w:rsidP="00EF1338">
      <w:pPr>
        <w:pStyle w:val="L-Source"/>
      </w:pPr>
      <w:proofErr w:type="gramStart"/>
      <w:r w:rsidRPr="005B4073">
        <w:t>import</w:t>
      </w:r>
      <w:proofErr w:type="gramEnd"/>
      <w:r w:rsidRPr="005B4073">
        <w:t xml:space="preserve"> pandas as </w:t>
      </w:r>
      <w:proofErr w:type="spellStart"/>
      <w:r w:rsidRPr="005B4073">
        <w:t>pd</w:t>
      </w:r>
      <w:proofErr w:type="spellEnd"/>
    </w:p>
    <w:p w14:paraId="658F3DFA" w14:textId="77777777" w:rsidR="00F04C77" w:rsidRPr="005B4073" w:rsidRDefault="00F04C77" w:rsidP="00EF1338">
      <w:pPr>
        <w:pStyle w:val="L-Source"/>
      </w:pPr>
      <w:proofErr w:type="spellStart"/>
      <w:r w:rsidRPr="005B4073">
        <w:t>df_dummies</w:t>
      </w:r>
      <w:proofErr w:type="spellEnd"/>
      <w:r w:rsidRPr="005B4073">
        <w:t xml:space="preserve"> = </w:t>
      </w:r>
      <w:proofErr w:type="spellStart"/>
      <w:r w:rsidRPr="005B4073">
        <w:t>pd.get_</w:t>
      </w:r>
      <w:proofErr w:type="gramStart"/>
      <w:r w:rsidRPr="005B4073">
        <w:t>dummies</w:t>
      </w:r>
      <w:proofErr w:type="spellEnd"/>
      <w:r w:rsidRPr="005B4073">
        <w:t>(</w:t>
      </w:r>
      <w:proofErr w:type="spellStart"/>
      <w:proofErr w:type="gramEnd"/>
      <w:r w:rsidRPr="005B4073">
        <w:t>df</w:t>
      </w:r>
      <w:proofErr w:type="spellEnd"/>
      <w:r w:rsidRPr="005B4073">
        <w:t xml:space="preserve">, </w:t>
      </w:r>
      <w:proofErr w:type="spellStart"/>
      <w:r w:rsidRPr="005B4073">
        <w:t>drop_first</w:t>
      </w:r>
      <w:proofErr w:type="spellEnd"/>
      <w:r w:rsidRPr="005B4073">
        <w:t>=True)</w:t>
      </w:r>
    </w:p>
    <w:p w14:paraId="7750FD18" w14:textId="77777777" w:rsidR="00F04C77" w:rsidRPr="005B4073" w:rsidRDefault="00F04C77" w:rsidP="00427DEA">
      <w:pPr>
        <w:pStyle w:val="L-Regular"/>
      </w:pPr>
      <w:r w:rsidRPr="005B4073">
        <w:t xml:space="preserve">Shuffle </w:t>
      </w:r>
      <w:proofErr w:type="spellStart"/>
      <w:r w:rsidRPr="00427DEA">
        <w:rPr>
          <w:rStyle w:val="P-Code"/>
        </w:rPr>
        <w:t>df_dummies</w:t>
      </w:r>
      <w:proofErr w:type="spellEnd"/>
      <w:r w:rsidRPr="005B4073">
        <w:t xml:space="preserve"> using the code below:</w:t>
      </w:r>
    </w:p>
    <w:p w14:paraId="22B9D166" w14:textId="77777777" w:rsidR="00F04C77" w:rsidRPr="005B4073" w:rsidRDefault="00F04C77" w:rsidP="00427DEA">
      <w:pPr>
        <w:pStyle w:val="L-Source"/>
      </w:pPr>
      <w:proofErr w:type="gramStart"/>
      <w:r w:rsidRPr="005B4073">
        <w:t>from</w:t>
      </w:r>
      <w:proofErr w:type="gramEnd"/>
      <w:r w:rsidRPr="005B4073">
        <w:t xml:space="preserve"> </w:t>
      </w:r>
      <w:proofErr w:type="spellStart"/>
      <w:r w:rsidRPr="005B4073">
        <w:t>sklearn.utils</w:t>
      </w:r>
      <w:proofErr w:type="spellEnd"/>
      <w:r w:rsidRPr="005B4073">
        <w:t xml:space="preserve"> import shuffle</w:t>
      </w:r>
    </w:p>
    <w:p w14:paraId="4DA2F345" w14:textId="77777777" w:rsidR="00F04C77" w:rsidRPr="005B4073" w:rsidRDefault="00F04C77" w:rsidP="00427DEA">
      <w:pPr>
        <w:pStyle w:val="L-Source"/>
      </w:pPr>
      <w:proofErr w:type="spellStart"/>
      <w:r w:rsidRPr="005B4073">
        <w:t>df_shuffled</w:t>
      </w:r>
      <w:proofErr w:type="spellEnd"/>
      <w:r w:rsidRPr="005B4073">
        <w:t xml:space="preserve"> = </w:t>
      </w:r>
      <w:proofErr w:type="gramStart"/>
      <w:r w:rsidRPr="005B4073">
        <w:t>shuffle(</w:t>
      </w:r>
      <w:proofErr w:type="spellStart"/>
      <w:proofErr w:type="gramEnd"/>
      <w:r w:rsidRPr="005B4073">
        <w:t>df_dummies</w:t>
      </w:r>
      <w:proofErr w:type="spellEnd"/>
      <w:r w:rsidRPr="005B4073">
        <w:t xml:space="preserve">, </w:t>
      </w:r>
      <w:proofErr w:type="spellStart"/>
      <w:r w:rsidRPr="005B4073">
        <w:t>random_state</w:t>
      </w:r>
      <w:proofErr w:type="spellEnd"/>
      <w:r w:rsidRPr="005B4073">
        <w:t>=42)</w:t>
      </w:r>
    </w:p>
    <w:p w14:paraId="75611670" w14:textId="77777777" w:rsidR="00E96F5C" w:rsidRPr="005B4073" w:rsidRDefault="00E96F5C" w:rsidP="00427DEA">
      <w:pPr>
        <w:pStyle w:val="L-Regular"/>
      </w:pPr>
      <w:r w:rsidRPr="005B4073">
        <w:t xml:space="preserve">Split the features and outcome into </w:t>
      </w:r>
      <w:r w:rsidRPr="00427DEA">
        <w:rPr>
          <w:rStyle w:val="P-Code"/>
        </w:rPr>
        <w:t>X</w:t>
      </w:r>
      <w:r w:rsidRPr="005B4073">
        <w:t xml:space="preserve"> and </w:t>
      </w:r>
      <w:r w:rsidRPr="00427DEA">
        <w:rPr>
          <w:rStyle w:val="P-Code"/>
        </w:rPr>
        <w:t>y</w:t>
      </w:r>
      <w:r w:rsidRPr="005B4073">
        <w:t>, respectively as follows:</w:t>
      </w:r>
    </w:p>
    <w:p w14:paraId="20FAECA5" w14:textId="77777777" w:rsidR="00F04C77" w:rsidRPr="005B4073" w:rsidRDefault="00F04C77" w:rsidP="00427DEA">
      <w:pPr>
        <w:pStyle w:val="L-Source"/>
      </w:pPr>
      <w:r w:rsidRPr="005B4073">
        <w:t xml:space="preserve">DV = 'Rain' </w:t>
      </w:r>
    </w:p>
    <w:p w14:paraId="55554B82" w14:textId="77777777" w:rsidR="00F04C77" w:rsidRPr="005B4073" w:rsidRDefault="00F04C77" w:rsidP="00427DEA">
      <w:pPr>
        <w:pStyle w:val="L-Source"/>
      </w:pPr>
      <w:r w:rsidRPr="005B4073">
        <w:t xml:space="preserve">X = </w:t>
      </w:r>
      <w:proofErr w:type="spellStart"/>
      <w:r w:rsidRPr="005B4073">
        <w:t>df_</w:t>
      </w:r>
      <w:proofErr w:type="gramStart"/>
      <w:r w:rsidRPr="005B4073">
        <w:t>shuffled.drop</w:t>
      </w:r>
      <w:proofErr w:type="spellEnd"/>
      <w:r w:rsidRPr="005B4073">
        <w:t>(</w:t>
      </w:r>
      <w:proofErr w:type="gramEnd"/>
      <w:r w:rsidRPr="005B4073">
        <w:t xml:space="preserve">DV, axis=1) </w:t>
      </w:r>
    </w:p>
    <w:p w14:paraId="443EA4B3" w14:textId="77777777" w:rsidR="00F04C77" w:rsidRPr="005B4073" w:rsidRDefault="00F04C77" w:rsidP="00427DEA">
      <w:pPr>
        <w:pStyle w:val="L-Source"/>
      </w:pPr>
      <w:r w:rsidRPr="005B4073">
        <w:t xml:space="preserve">y = </w:t>
      </w:r>
      <w:proofErr w:type="spellStart"/>
      <w:r w:rsidRPr="005B4073">
        <w:t>df_</w:t>
      </w:r>
      <w:proofErr w:type="gramStart"/>
      <w:r w:rsidRPr="005B4073">
        <w:t>shuffled</w:t>
      </w:r>
      <w:proofErr w:type="spellEnd"/>
      <w:r w:rsidRPr="005B4073">
        <w:t>[</w:t>
      </w:r>
      <w:proofErr w:type="gramEnd"/>
      <w:r w:rsidRPr="005B4073">
        <w:t xml:space="preserve">DV] </w:t>
      </w:r>
    </w:p>
    <w:p w14:paraId="0D062EF4" w14:textId="77777777" w:rsidR="00F04C77" w:rsidRPr="005B4073" w:rsidRDefault="00DD6953" w:rsidP="00427DEA">
      <w:pPr>
        <w:pStyle w:val="L-Regular"/>
      </w:pPr>
      <w:r w:rsidRPr="005B4073">
        <w:t>Split the features and outcome into training and testing data using the code below:</w:t>
      </w:r>
    </w:p>
    <w:p w14:paraId="6718CB7E" w14:textId="77777777" w:rsidR="00F04C77" w:rsidRPr="005B4073" w:rsidRDefault="00F04C77" w:rsidP="00427DEA">
      <w:pPr>
        <w:pStyle w:val="L-Source"/>
      </w:pPr>
      <w:proofErr w:type="gramStart"/>
      <w:r w:rsidRPr="005B4073">
        <w:t>from</w:t>
      </w:r>
      <w:proofErr w:type="gramEnd"/>
      <w:r w:rsidRPr="005B4073">
        <w:t xml:space="preserve"> </w:t>
      </w:r>
      <w:proofErr w:type="spellStart"/>
      <w:r w:rsidRPr="005B4073">
        <w:t>sklearn.model_selection</w:t>
      </w:r>
      <w:proofErr w:type="spellEnd"/>
      <w:r w:rsidRPr="005B4073">
        <w:t xml:space="preserve"> import </w:t>
      </w:r>
      <w:proofErr w:type="spellStart"/>
      <w:r w:rsidRPr="005B4073">
        <w:t>train_test_split</w:t>
      </w:r>
      <w:proofErr w:type="spellEnd"/>
    </w:p>
    <w:p w14:paraId="3D4389F9" w14:textId="77777777" w:rsidR="00F04C77" w:rsidRPr="005B4073" w:rsidRDefault="00F04C77" w:rsidP="00427DEA">
      <w:pPr>
        <w:pStyle w:val="L-Source"/>
      </w:pPr>
      <w:proofErr w:type="spellStart"/>
      <w:r w:rsidRPr="005B4073">
        <w:t>X_train</w:t>
      </w:r>
      <w:proofErr w:type="spellEnd"/>
      <w:r w:rsidRPr="005B4073">
        <w:t xml:space="preserve">, </w:t>
      </w:r>
      <w:proofErr w:type="spellStart"/>
      <w:r w:rsidRPr="005B4073">
        <w:t>X_test</w:t>
      </w:r>
      <w:proofErr w:type="spellEnd"/>
      <w:r w:rsidRPr="005B4073">
        <w:t xml:space="preserve">, </w:t>
      </w:r>
      <w:proofErr w:type="spellStart"/>
      <w:r w:rsidRPr="005B4073">
        <w:t>y_train</w:t>
      </w:r>
      <w:proofErr w:type="spellEnd"/>
      <w:r w:rsidRPr="005B4073">
        <w:t xml:space="preserve">, </w:t>
      </w:r>
      <w:proofErr w:type="spellStart"/>
      <w:r w:rsidRPr="005B4073">
        <w:t>y_test</w:t>
      </w:r>
      <w:proofErr w:type="spellEnd"/>
      <w:r w:rsidRPr="005B4073">
        <w:t xml:space="preserve"> = </w:t>
      </w:r>
      <w:proofErr w:type="spellStart"/>
      <w:r w:rsidRPr="005B4073">
        <w:t>train_test_split</w:t>
      </w:r>
      <w:proofErr w:type="spellEnd"/>
      <w:r w:rsidRPr="005B4073">
        <w:t xml:space="preserve">(X, y, </w:t>
      </w:r>
      <w:proofErr w:type="spellStart"/>
      <w:r w:rsidRPr="005B4073">
        <w:t>test_size</w:t>
      </w:r>
      <w:proofErr w:type="spellEnd"/>
      <w:r w:rsidRPr="005B4073">
        <w:t xml:space="preserve">=0.33, </w:t>
      </w:r>
      <w:proofErr w:type="spellStart"/>
      <w:r w:rsidRPr="005B4073">
        <w:t>random_state</w:t>
      </w:r>
      <w:proofErr w:type="spellEnd"/>
      <w:r w:rsidRPr="005B4073">
        <w:t>=42)</w:t>
      </w:r>
    </w:p>
    <w:p w14:paraId="1BDB86BB" w14:textId="77777777" w:rsidR="00DB75B8" w:rsidRPr="005B4073" w:rsidRDefault="007C54A2" w:rsidP="00427DEA">
      <w:pPr>
        <w:pStyle w:val="L-Numbers"/>
      </w:pPr>
      <w:r w:rsidRPr="005B4073">
        <w:t>Instantiate a logistic regression model using:</w:t>
      </w:r>
    </w:p>
    <w:p w14:paraId="73AD0A84" w14:textId="77777777" w:rsidR="007C54A2" w:rsidRPr="005B4073" w:rsidRDefault="007C54A2" w:rsidP="00427DEA">
      <w:pPr>
        <w:pStyle w:val="L-Source"/>
      </w:pPr>
      <w:proofErr w:type="gramStart"/>
      <w:r w:rsidRPr="005B4073">
        <w:t>from</w:t>
      </w:r>
      <w:proofErr w:type="gramEnd"/>
      <w:r w:rsidRPr="005B4073">
        <w:t xml:space="preserve"> </w:t>
      </w:r>
      <w:proofErr w:type="spellStart"/>
      <w:r w:rsidRPr="005B4073">
        <w:t>sklearn.linear_model</w:t>
      </w:r>
      <w:proofErr w:type="spellEnd"/>
      <w:r w:rsidRPr="005B4073">
        <w:t xml:space="preserve"> import </w:t>
      </w:r>
      <w:proofErr w:type="spellStart"/>
      <w:r w:rsidRPr="005B4073">
        <w:t>LogisticRegression</w:t>
      </w:r>
      <w:proofErr w:type="spellEnd"/>
    </w:p>
    <w:p w14:paraId="5079582C" w14:textId="77777777" w:rsidR="007C54A2" w:rsidRPr="005B4073" w:rsidRDefault="007C54A2" w:rsidP="00427DEA">
      <w:pPr>
        <w:pStyle w:val="L-Source"/>
      </w:pPr>
      <w:proofErr w:type="gramStart"/>
      <w:r w:rsidRPr="005B4073">
        <w:t>model</w:t>
      </w:r>
      <w:proofErr w:type="gramEnd"/>
      <w:r w:rsidRPr="005B4073">
        <w:t xml:space="preserve"> = </w:t>
      </w:r>
      <w:proofErr w:type="spellStart"/>
      <w:r w:rsidRPr="005B4073">
        <w:t>LogisticRegression</w:t>
      </w:r>
      <w:proofErr w:type="spellEnd"/>
      <w:r w:rsidRPr="005B4073">
        <w:t>()</w:t>
      </w:r>
    </w:p>
    <w:p w14:paraId="42600864" w14:textId="77777777" w:rsidR="007C54A2" w:rsidRPr="005B4073" w:rsidRDefault="00D951DB" w:rsidP="00427DEA">
      <w:pPr>
        <w:pStyle w:val="L-Numbers"/>
      </w:pPr>
      <w:r w:rsidRPr="005B4073">
        <w:t xml:space="preserve">Fit the logistic regression model to the training data using </w:t>
      </w:r>
      <w:proofErr w:type="spellStart"/>
      <w:r w:rsidRPr="00427DEA">
        <w:rPr>
          <w:rStyle w:val="P-Code"/>
        </w:rPr>
        <w:t>model.fit</w:t>
      </w:r>
      <w:proofErr w:type="spellEnd"/>
      <w:r w:rsidRPr="00427DEA">
        <w:rPr>
          <w:rStyle w:val="P-Code"/>
        </w:rPr>
        <w:t>(</w:t>
      </w:r>
      <w:proofErr w:type="spellStart"/>
      <w:r w:rsidRPr="00427DEA">
        <w:rPr>
          <w:rStyle w:val="P-Code"/>
        </w:rPr>
        <w:t>X_train</w:t>
      </w:r>
      <w:proofErr w:type="spellEnd"/>
      <w:r w:rsidRPr="00427DEA">
        <w:rPr>
          <w:rStyle w:val="P-Code"/>
        </w:rPr>
        <w:t xml:space="preserve">, </w:t>
      </w:r>
      <w:proofErr w:type="spellStart"/>
      <w:r w:rsidRPr="00427DEA">
        <w:rPr>
          <w:rStyle w:val="P-Code"/>
        </w:rPr>
        <w:t>y_train</w:t>
      </w:r>
      <w:proofErr w:type="spellEnd"/>
      <w:r w:rsidRPr="00427DEA">
        <w:rPr>
          <w:rStyle w:val="P-Code"/>
        </w:rPr>
        <w:t>)</w:t>
      </w:r>
    </w:p>
    <w:p w14:paraId="12AC7900" w14:textId="77777777" w:rsidR="00194B26" w:rsidRPr="005B4073" w:rsidRDefault="00194B26" w:rsidP="00427DEA">
      <w:pPr>
        <w:pStyle w:val="IMG-Caption"/>
        <w:rPr>
          <w:iCs/>
          <w:szCs w:val="24"/>
        </w:rPr>
      </w:pPr>
      <w:r w:rsidRPr="005B4073">
        <w:rPr>
          <w:noProof/>
          <w:lang w:val="en-US"/>
        </w:rPr>
        <w:drawing>
          <wp:inline distT="0" distB="0" distL="0" distR="0" wp14:anchorId="0895A38D" wp14:editId="6FB01955">
            <wp:extent cx="5943600" cy="52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1335"/>
                    </a:xfrm>
                    <a:prstGeom prst="rect">
                      <a:avLst/>
                    </a:prstGeom>
                  </pic:spPr>
                </pic:pic>
              </a:graphicData>
            </a:graphic>
          </wp:inline>
        </w:drawing>
      </w:r>
    </w:p>
    <w:p w14:paraId="7DAAB9DB" w14:textId="77777777" w:rsidR="00BB6688" w:rsidRPr="005B4073" w:rsidRDefault="00BB6688" w:rsidP="00427DEA">
      <w:pPr>
        <w:pStyle w:val="IMG-Caption"/>
      </w:pPr>
      <w:r w:rsidRPr="005B4073">
        <w:t xml:space="preserve">Figure 2.x: Output </w:t>
      </w:r>
      <w:r w:rsidR="004E10AC" w:rsidRPr="005B4073">
        <w:t>from</w:t>
      </w:r>
      <w:r w:rsidR="0040710B" w:rsidRPr="005B4073">
        <w:t xml:space="preserve"> fitting</w:t>
      </w:r>
      <w:r w:rsidRPr="005B4073">
        <w:t xml:space="preserve"> logistic regression model</w:t>
      </w:r>
    </w:p>
    <w:p w14:paraId="66EDE30C" w14:textId="77777777" w:rsidR="00AA7A6E" w:rsidRDefault="000C6479" w:rsidP="00427DEA">
      <w:pPr>
        <w:pStyle w:val="L-Numbers"/>
      </w:pPr>
      <w:r w:rsidRPr="005B4073">
        <w:t xml:space="preserve">Get the </w:t>
      </w:r>
      <w:r w:rsidR="00367CB3" w:rsidRPr="005B4073">
        <w:t xml:space="preserve">intercept using </w:t>
      </w:r>
      <w:r w:rsidR="00AA7A6E">
        <w:t>the following:</w:t>
      </w:r>
    </w:p>
    <w:p w14:paraId="040ADD73" w14:textId="15D35198" w:rsidR="00D951DB" w:rsidRPr="005B4073" w:rsidRDefault="00C06946" w:rsidP="00D451A9">
      <w:pPr>
        <w:pStyle w:val="L-Source"/>
      </w:pPr>
      <w:proofErr w:type="gramStart"/>
      <w:r w:rsidRPr="00AA7A6E">
        <w:t>intercept</w:t>
      </w:r>
      <w:proofErr w:type="gramEnd"/>
      <w:r w:rsidRPr="00AA7A6E">
        <w:t xml:space="preserve"> = </w:t>
      </w:r>
      <w:proofErr w:type="spellStart"/>
      <w:r w:rsidRPr="00AA7A6E">
        <w:t>model.intercept</w:t>
      </w:r>
      <w:proofErr w:type="spellEnd"/>
      <w:r w:rsidRPr="00AA7A6E">
        <w:t>_</w:t>
      </w:r>
    </w:p>
    <w:p w14:paraId="38A524CF" w14:textId="77777777" w:rsidR="00AA7A6E" w:rsidRDefault="00C06946" w:rsidP="00427DEA">
      <w:pPr>
        <w:pStyle w:val="L-Numbers"/>
      </w:pPr>
      <w:r w:rsidRPr="005B4073">
        <w:t>Extract the coefficients using</w:t>
      </w:r>
      <w:r w:rsidR="00AA7A6E">
        <w:t xml:space="preserve"> the following:</w:t>
      </w:r>
    </w:p>
    <w:p w14:paraId="7D00F1AF" w14:textId="6C790BF3" w:rsidR="00C06946" w:rsidRPr="00AA7A6E" w:rsidRDefault="00C06946" w:rsidP="00D451A9">
      <w:pPr>
        <w:pStyle w:val="L-Source"/>
      </w:pPr>
      <w:proofErr w:type="gramStart"/>
      <w:r w:rsidRPr="00AA7A6E">
        <w:t>coefficient</w:t>
      </w:r>
      <w:r w:rsidR="000A2907" w:rsidRPr="00AA7A6E">
        <w:t>s</w:t>
      </w:r>
      <w:proofErr w:type="gramEnd"/>
      <w:r w:rsidRPr="00AA7A6E">
        <w:t xml:space="preserve"> = </w:t>
      </w:r>
      <w:proofErr w:type="spellStart"/>
      <w:r w:rsidRPr="00AA7A6E">
        <w:t>model.coef</w:t>
      </w:r>
      <w:proofErr w:type="spellEnd"/>
      <w:r w:rsidRPr="00AA7A6E">
        <w:t>_</w:t>
      </w:r>
    </w:p>
    <w:p w14:paraId="025EBF89" w14:textId="77777777" w:rsidR="00AA7A6E" w:rsidRDefault="00C06946" w:rsidP="00427DEA">
      <w:pPr>
        <w:pStyle w:val="L-Numbers"/>
      </w:pPr>
      <w:r w:rsidRPr="005B4073">
        <w:t>Place the coefficients i</w:t>
      </w:r>
      <w:r w:rsidR="00606EEA" w:rsidRPr="005B4073">
        <w:t xml:space="preserve">nto a list </w:t>
      </w:r>
      <w:r w:rsidR="00AA7A6E">
        <w:t>as follows:</w:t>
      </w:r>
    </w:p>
    <w:p w14:paraId="71D26EBB" w14:textId="7ACC48BC" w:rsidR="00606EEA" w:rsidRPr="00AA7A6E" w:rsidRDefault="00606EEA" w:rsidP="00D451A9">
      <w:pPr>
        <w:pStyle w:val="L-Source"/>
      </w:pPr>
      <w:proofErr w:type="spellStart"/>
      <w:r w:rsidRPr="00D451A9">
        <w:t>coef_list</w:t>
      </w:r>
      <w:proofErr w:type="spellEnd"/>
      <w:r w:rsidRPr="00AA7A6E">
        <w:t xml:space="preserve"> = </w:t>
      </w:r>
      <w:proofErr w:type="gramStart"/>
      <w:r w:rsidRPr="00AA7A6E">
        <w:t>list(</w:t>
      </w:r>
      <w:proofErr w:type="gramEnd"/>
      <w:r w:rsidRPr="00AA7A6E">
        <w:t>coefficient</w:t>
      </w:r>
      <w:r w:rsidR="000A2907" w:rsidRPr="00AA7A6E">
        <w:t>s</w:t>
      </w:r>
      <w:r w:rsidRPr="00AA7A6E">
        <w:t>[0,:])</w:t>
      </w:r>
    </w:p>
    <w:p w14:paraId="57496AB4" w14:textId="77777777" w:rsidR="00C06946" w:rsidRPr="005B4073" w:rsidRDefault="00C06946" w:rsidP="00427DEA">
      <w:pPr>
        <w:pStyle w:val="L-Numbers"/>
      </w:pPr>
      <w:r w:rsidRPr="005B4073">
        <w:t>Match features to their coefficients, place them in a data frame, and print the data frame to the console as follows:</w:t>
      </w:r>
    </w:p>
    <w:p w14:paraId="37CD7BAE" w14:textId="77777777" w:rsidR="0060654D" w:rsidRPr="005B4073" w:rsidRDefault="0060654D" w:rsidP="00427DEA">
      <w:pPr>
        <w:pStyle w:val="L-Source"/>
      </w:pPr>
      <w:proofErr w:type="spellStart"/>
      <w:r w:rsidRPr="005B4073">
        <w:t>coef_df</w:t>
      </w:r>
      <w:proofErr w:type="spellEnd"/>
      <w:r w:rsidRPr="005B4073">
        <w:t xml:space="preserve"> = </w:t>
      </w:r>
      <w:proofErr w:type="spellStart"/>
      <w:proofErr w:type="gramStart"/>
      <w:r w:rsidRPr="005B4073">
        <w:t>pd.DataFrame</w:t>
      </w:r>
      <w:proofErr w:type="spellEnd"/>
      <w:r w:rsidRPr="005B4073">
        <w:t>(</w:t>
      </w:r>
      <w:proofErr w:type="gramEnd"/>
      <w:r w:rsidRPr="005B4073">
        <w:t>{'Feature': list(</w:t>
      </w:r>
      <w:proofErr w:type="spellStart"/>
      <w:r w:rsidRPr="005B4073">
        <w:t>X_train.columns</w:t>
      </w:r>
      <w:proofErr w:type="spellEnd"/>
      <w:r w:rsidRPr="005B4073">
        <w:t>),</w:t>
      </w:r>
    </w:p>
    <w:p w14:paraId="610E85F2" w14:textId="77777777" w:rsidR="0060654D" w:rsidRPr="005B4073" w:rsidRDefault="0060654D" w:rsidP="00427DEA">
      <w:pPr>
        <w:pStyle w:val="L-Source"/>
      </w:pPr>
      <w:r w:rsidRPr="005B4073">
        <w:t xml:space="preserve">                        'Coefficient': </w:t>
      </w:r>
      <w:proofErr w:type="spellStart"/>
      <w:r w:rsidRPr="005B4073">
        <w:t>coef_list</w:t>
      </w:r>
      <w:proofErr w:type="spellEnd"/>
      <w:r w:rsidRPr="005B4073">
        <w:t>})</w:t>
      </w:r>
    </w:p>
    <w:p w14:paraId="0535768D" w14:textId="77777777" w:rsidR="00C06946" w:rsidRPr="005B4073" w:rsidRDefault="0060654D" w:rsidP="00427DEA">
      <w:pPr>
        <w:pStyle w:val="L-Source"/>
      </w:pPr>
      <w:proofErr w:type="gramStart"/>
      <w:r w:rsidRPr="005B4073">
        <w:t>print(</w:t>
      </w:r>
      <w:proofErr w:type="spellStart"/>
      <w:proofErr w:type="gramEnd"/>
      <w:r w:rsidRPr="005B4073">
        <w:t>coef_df</w:t>
      </w:r>
      <w:proofErr w:type="spellEnd"/>
      <w:r w:rsidRPr="005B4073">
        <w:t>)</w:t>
      </w:r>
    </w:p>
    <w:p w14:paraId="1327040B" w14:textId="77777777" w:rsidR="0060654D" w:rsidRPr="005B4073" w:rsidRDefault="0060654D" w:rsidP="00427DEA">
      <w:pPr>
        <w:pStyle w:val="L-Regular"/>
      </w:pPr>
      <w:r w:rsidRPr="005B4073">
        <w:t>Refer to the resultant output below:</w:t>
      </w:r>
    </w:p>
    <w:p w14:paraId="627DBF82" w14:textId="77777777" w:rsidR="0060654D" w:rsidRPr="005B4073" w:rsidRDefault="0060654D" w:rsidP="00427DEA">
      <w:pPr>
        <w:pStyle w:val="IMG-Caption"/>
        <w:rPr>
          <w:iCs/>
          <w:szCs w:val="24"/>
        </w:rPr>
      </w:pPr>
      <w:r w:rsidRPr="005B4073">
        <w:rPr>
          <w:noProof/>
          <w:lang w:val="en-US"/>
        </w:rPr>
        <w:drawing>
          <wp:inline distT="0" distB="0" distL="0" distR="0" wp14:anchorId="51C8CC29" wp14:editId="1F4D2B85">
            <wp:extent cx="59436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09675"/>
                    </a:xfrm>
                    <a:prstGeom prst="rect">
                      <a:avLst/>
                    </a:prstGeom>
                  </pic:spPr>
                </pic:pic>
              </a:graphicData>
            </a:graphic>
          </wp:inline>
        </w:drawing>
      </w:r>
    </w:p>
    <w:p w14:paraId="0D28D1D8" w14:textId="77777777" w:rsidR="009D6CA2" w:rsidRPr="005B4073" w:rsidRDefault="009D6CA2" w:rsidP="00427DEA">
      <w:pPr>
        <w:pStyle w:val="IMG-Caption"/>
      </w:pPr>
      <w:r w:rsidRPr="005B4073">
        <w:t>Figure 2.x: Features and their coefficients from logistic regression model</w:t>
      </w:r>
    </w:p>
    <w:p w14:paraId="12FEE99D" w14:textId="77777777" w:rsidR="00E17615" w:rsidRPr="005B4073" w:rsidRDefault="00E17615" w:rsidP="00427DEA">
      <w:pPr>
        <w:pStyle w:val="P-Regular"/>
      </w:pPr>
      <w:r w:rsidRPr="005B4073">
        <w:t xml:space="preserve">The </w:t>
      </w:r>
      <w:r w:rsidR="00194B26" w:rsidRPr="005B4073">
        <w:t xml:space="preserve">coefficient for temperature </w:t>
      </w:r>
      <w:r w:rsidRPr="005B4073">
        <w:t xml:space="preserve">can be interpreted as for every 1 degree increase in temperature, the log odds of rain increase by 5.69, controlling for all other features in the model. </w:t>
      </w:r>
      <w:r w:rsidR="003A2C81" w:rsidRPr="005B4073">
        <w:t xml:space="preserve">To generate predictions, we could convert the log odds to odds and odds to probability. However, </w:t>
      </w:r>
      <w:proofErr w:type="spellStart"/>
      <w:r w:rsidR="003A2C81" w:rsidRPr="005B4073">
        <w:t>scikit</w:t>
      </w:r>
      <w:proofErr w:type="spellEnd"/>
      <w:r w:rsidR="003A2C81" w:rsidRPr="005B4073">
        <w:t>-learn has functionality to generate predicted probability as well as predicted classes.</w:t>
      </w:r>
    </w:p>
    <w:p w14:paraId="4B65B262" w14:textId="77777777" w:rsidR="003D1358" w:rsidRPr="00AF6C26" w:rsidRDefault="003D1358" w:rsidP="00AF6C26">
      <w:pPr>
        <w:pStyle w:val="SB-Sidebar"/>
      </w:pPr>
      <w:r w:rsidRPr="00D451A9">
        <w:t>Discussion:</w:t>
      </w:r>
      <w:r w:rsidRPr="00AF6C26">
        <w:t xml:space="preserve"> Why did we not scale the data prior to using it in our model?</w:t>
      </w:r>
    </w:p>
    <w:p w14:paraId="17792A74" w14:textId="77777777" w:rsidR="003D1358" w:rsidRPr="005B4073" w:rsidRDefault="003D1358" w:rsidP="00427DEA">
      <w:pPr>
        <w:pStyle w:val="P-Regular"/>
      </w:pPr>
      <w:r w:rsidRPr="005B4073">
        <w:rPr>
          <w:b/>
        </w:rPr>
        <w:t>Answer</w:t>
      </w:r>
      <w:r w:rsidRPr="005B4073">
        <w:t>: We opted not to scale our data to improve the ease of interpretability provided by the model’s beta coefficients.</w:t>
      </w:r>
    </w:p>
    <w:p w14:paraId="2445BAB8" w14:textId="77777777" w:rsidR="006B5FFE" w:rsidRPr="005B4073" w:rsidRDefault="00B75309" w:rsidP="00427DEA">
      <w:pPr>
        <w:pStyle w:val="H2-General"/>
      </w:pPr>
      <w:r w:rsidRPr="005B4073">
        <w:rPr>
          <w:iCs/>
        </w:rPr>
        <w:t>Exercise 6</w:t>
      </w:r>
      <w:r w:rsidR="00B7326E" w:rsidRPr="005B4073">
        <w:rPr>
          <w:iCs/>
        </w:rPr>
        <w:t xml:space="preserve">: </w:t>
      </w:r>
      <w:r w:rsidR="006B5FFE" w:rsidRPr="005B4073">
        <w:t>Generating predictions and evaluating performance of</w:t>
      </w:r>
      <w:r w:rsidR="00DF446C" w:rsidRPr="005B4073">
        <w:t xml:space="preserve"> logistic</w:t>
      </w:r>
      <w:r w:rsidR="006B5FFE" w:rsidRPr="005B4073">
        <w:t xml:space="preserve"> regression model</w:t>
      </w:r>
    </w:p>
    <w:p w14:paraId="2218EC7A" w14:textId="77777777" w:rsidR="006B5FFE" w:rsidRPr="005B4073" w:rsidRDefault="0009651C" w:rsidP="00427DEA">
      <w:pPr>
        <w:pStyle w:val="SB-Sidebar"/>
      </w:pPr>
      <w:r w:rsidRPr="005B4073">
        <w:t>Exercise 6:</w:t>
      </w:r>
      <w:r w:rsidR="006B5FFE" w:rsidRPr="005B4073">
        <w:t xml:space="preserve"> Generating predictions and evaluating performance of multiple linear regression model</w:t>
      </w:r>
    </w:p>
    <w:p w14:paraId="3134D0AC" w14:textId="65BB2B36" w:rsidR="00E17615" w:rsidRDefault="00DF446C" w:rsidP="00427DEA">
      <w:pPr>
        <w:pStyle w:val="P-Regular"/>
        <w:rPr>
          <w:ins w:id="184" w:author="Aaron England" w:date="2019-05-08T21:10:00Z"/>
        </w:rPr>
      </w:pPr>
      <w:r w:rsidRPr="005B4073">
        <w:t>In exercise 5</w:t>
      </w:r>
      <w:r w:rsidR="00DB534C" w:rsidRPr="005B4073">
        <w:t xml:space="preserve"> we learned how to </w:t>
      </w:r>
      <w:r w:rsidR="00861964" w:rsidRPr="005B4073">
        <w:t xml:space="preserve">fit a logistic regression model and extract the elements necessary to generate predictions. However, </w:t>
      </w:r>
      <w:proofErr w:type="spellStart"/>
      <w:r w:rsidR="00861964" w:rsidRPr="005B4073">
        <w:t>scikit</w:t>
      </w:r>
      <w:proofErr w:type="spellEnd"/>
      <w:r w:rsidR="00861964" w:rsidRPr="005B4073">
        <w:t>-learn makes our lives much easier by providing us with functions to predict the probability of an outcome as well as the classes of an outcome. In this exercise, we will learn to generate predicted probabilities and classes as well as evaluating model performance using</w:t>
      </w:r>
      <w:r w:rsidR="004218F9" w:rsidRPr="005B4073">
        <w:t xml:space="preserve"> a</w:t>
      </w:r>
      <w:r w:rsidR="00861964" w:rsidRPr="005B4073">
        <w:t xml:space="preserve"> confusion matrix</w:t>
      </w:r>
      <w:r w:rsidR="004218F9" w:rsidRPr="005B4073">
        <w:t xml:space="preserve"> and a classification report</w:t>
      </w:r>
      <w:r w:rsidR="00861964" w:rsidRPr="005B4073">
        <w:t>.</w:t>
      </w:r>
    </w:p>
    <w:p w14:paraId="3483A407" w14:textId="77777777" w:rsidR="00B144C1" w:rsidRDefault="00B144C1" w:rsidP="00B144C1">
      <w:pPr>
        <w:pStyle w:val="H3-Callout"/>
        <w:rPr>
          <w:ins w:id="185" w:author="Aaron England" w:date="2019-05-08T21:10:00Z"/>
        </w:rPr>
      </w:pPr>
      <w:ins w:id="186" w:author="Aaron England" w:date="2019-05-08T21:10:00Z">
        <w:r>
          <w:t>Note:</w:t>
        </w:r>
      </w:ins>
    </w:p>
    <w:p w14:paraId="39385F7C" w14:textId="6AA5B6B8" w:rsidR="00B144C1" w:rsidRPr="005B4073" w:rsidRDefault="00B144C1" w:rsidP="00B144C1">
      <w:pPr>
        <w:pStyle w:val="P-Callout"/>
        <w:rPr>
          <w:ins w:id="187" w:author="Aaron England" w:date="2019-05-08T21:10:00Z"/>
        </w:rPr>
      </w:pPr>
      <w:ins w:id="188" w:author="Aaron England" w:date="2019-05-08T21:10:00Z">
        <w:r w:rsidRPr="005B4073">
          <w:t>Continuing from E</w:t>
        </w:r>
        <w:r>
          <w:t>xercise 5</w:t>
        </w:r>
      </w:ins>
    </w:p>
    <w:p w14:paraId="5875A68F" w14:textId="77777777" w:rsidR="00B144C1" w:rsidRPr="005B4073" w:rsidRDefault="00B144C1" w:rsidP="00427DEA">
      <w:pPr>
        <w:pStyle w:val="P-Regular"/>
      </w:pPr>
    </w:p>
    <w:p w14:paraId="046FCBC0" w14:textId="77777777" w:rsidR="007E6884" w:rsidRPr="005B4073" w:rsidRDefault="007E6884" w:rsidP="00014872">
      <w:pPr>
        <w:pStyle w:val="L-Numbers"/>
        <w:numPr>
          <w:ilvl w:val="0"/>
          <w:numId w:val="20"/>
        </w:numPr>
      </w:pPr>
      <w:r w:rsidRPr="005B4073">
        <w:t xml:space="preserve">Generate predicted probabilities using </w:t>
      </w:r>
      <w:proofErr w:type="spellStart"/>
      <w:r w:rsidRPr="00427DEA">
        <w:rPr>
          <w:rStyle w:val="P-Code"/>
        </w:rPr>
        <w:t>predicted_prob</w:t>
      </w:r>
      <w:proofErr w:type="spellEnd"/>
      <w:r w:rsidRPr="00427DEA">
        <w:rPr>
          <w:rStyle w:val="P-Code"/>
        </w:rPr>
        <w:t xml:space="preserve"> = </w:t>
      </w:r>
      <w:proofErr w:type="spellStart"/>
      <w:r w:rsidRPr="00427DEA">
        <w:rPr>
          <w:rStyle w:val="P-Code"/>
        </w:rPr>
        <w:t>model.predict_proba</w:t>
      </w:r>
      <w:proofErr w:type="spellEnd"/>
      <w:r w:rsidRPr="00427DEA">
        <w:rPr>
          <w:rStyle w:val="P-Code"/>
        </w:rPr>
        <w:t>(</w:t>
      </w:r>
      <w:proofErr w:type="spellStart"/>
      <w:r w:rsidRPr="00427DEA">
        <w:rPr>
          <w:rStyle w:val="P-Code"/>
        </w:rPr>
        <w:t>X_test</w:t>
      </w:r>
      <w:proofErr w:type="spellEnd"/>
      <w:r w:rsidRPr="00427DEA">
        <w:rPr>
          <w:rStyle w:val="P-Code"/>
        </w:rPr>
        <w:t>)[:,1]</w:t>
      </w:r>
    </w:p>
    <w:p w14:paraId="1A68BEC1" w14:textId="77777777" w:rsidR="007E6884" w:rsidRPr="005B4073" w:rsidRDefault="00ED7BAB" w:rsidP="00427DEA">
      <w:pPr>
        <w:pStyle w:val="L-Numbers"/>
      </w:pPr>
      <w:r w:rsidRPr="005B4073">
        <w:t xml:space="preserve">Generate predicted classes using </w:t>
      </w:r>
      <w:proofErr w:type="spellStart"/>
      <w:r w:rsidRPr="00427DEA">
        <w:rPr>
          <w:rStyle w:val="P-Code"/>
        </w:rPr>
        <w:t>predicted_class</w:t>
      </w:r>
      <w:proofErr w:type="spellEnd"/>
      <w:r w:rsidRPr="00427DEA">
        <w:rPr>
          <w:rStyle w:val="P-Code"/>
        </w:rPr>
        <w:t xml:space="preserve"> = </w:t>
      </w:r>
      <w:proofErr w:type="spellStart"/>
      <w:r w:rsidRPr="00427DEA">
        <w:rPr>
          <w:rStyle w:val="P-Code"/>
        </w:rPr>
        <w:t>model.predict</w:t>
      </w:r>
      <w:proofErr w:type="spellEnd"/>
      <w:r w:rsidRPr="00427DEA">
        <w:rPr>
          <w:rStyle w:val="P-Code"/>
        </w:rPr>
        <w:t>(</w:t>
      </w:r>
      <w:proofErr w:type="spellStart"/>
      <w:r w:rsidRPr="00427DEA">
        <w:rPr>
          <w:rStyle w:val="P-Code"/>
        </w:rPr>
        <w:t>X_test</w:t>
      </w:r>
      <w:proofErr w:type="spellEnd"/>
      <w:r w:rsidRPr="00427DEA">
        <w:rPr>
          <w:rStyle w:val="P-Code"/>
        </w:rPr>
        <w:t>)</w:t>
      </w:r>
    </w:p>
    <w:p w14:paraId="7B33EE72" w14:textId="77777777" w:rsidR="00ED7BAB" w:rsidRPr="005B4073" w:rsidRDefault="001C2FAE" w:rsidP="00427DEA">
      <w:pPr>
        <w:pStyle w:val="L-Numbers"/>
      </w:pPr>
      <w:r w:rsidRPr="005B4073">
        <w:t>Evaluate a performance using a confusion matrix as follows:</w:t>
      </w:r>
    </w:p>
    <w:p w14:paraId="0DAC809B" w14:textId="77777777" w:rsidR="001C2FAE" w:rsidRPr="005B4073" w:rsidRDefault="001C2FAE" w:rsidP="00427DEA">
      <w:pPr>
        <w:pStyle w:val="L-Source"/>
      </w:pPr>
      <w:proofErr w:type="gramStart"/>
      <w:r w:rsidRPr="005B4073">
        <w:t>from</w:t>
      </w:r>
      <w:proofErr w:type="gramEnd"/>
      <w:r w:rsidRPr="005B4073">
        <w:t xml:space="preserve"> </w:t>
      </w:r>
      <w:proofErr w:type="spellStart"/>
      <w:r w:rsidRPr="005B4073">
        <w:t>sklearn.metrics</w:t>
      </w:r>
      <w:proofErr w:type="spellEnd"/>
      <w:r w:rsidRPr="005B4073">
        <w:t xml:space="preserve"> import </w:t>
      </w:r>
      <w:proofErr w:type="spellStart"/>
      <w:r w:rsidRPr="005B4073">
        <w:t>confusion_matrix</w:t>
      </w:r>
      <w:proofErr w:type="spellEnd"/>
    </w:p>
    <w:p w14:paraId="2DCE611F" w14:textId="77777777" w:rsidR="001C2FAE" w:rsidRPr="005B4073" w:rsidRDefault="001C2FAE" w:rsidP="00427DEA">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6170BF8C" w14:textId="77777777" w:rsidR="001C2FAE" w:rsidRPr="005B4073" w:rsidRDefault="001C2FAE" w:rsidP="00427DEA">
      <w:pPr>
        <w:pStyle w:val="L-Source"/>
      </w:pPr>
      <w:r w:rsidRPr="005B4073">
        <w:t xml:space="preserve">cm = </w:t>
      </w:r>
      <w:proofErr w:type="spellStart"/>
      <w:proofErr w:type="gramStart"/>
      <w:r w:rsidRPr="005B4073">
        <w:t>pd.DataFrame</w:t>
      </w:r>
      <w:proofErr w:type="spellEnd"/>
      <w:r w:rsidRPr="005B4073">
        <w:t>(</w:t>
      </w:r>
      <w:proofErr w:type="spellStart"/>
      <w:proofErr w:type="gramEnd"/>
      <w:r w:rsidRPr="005B4073">
        <w:t>confusion_matrix</w:t>
      </w:r>
      <w:proofErr w:type="spellEnd"/>
      <w:r w:rsidRPr="005B4073">
        <w:t>(</w:t>
      </w:r>
      <w:proofErr w:type="spellStart"/>
      <w:r w:rsidRPr="005B4073">
        <w:t>y_test</w:t>
      </w:r>
      <w:proofErr w:type="spellEnd"/>
      <w:r w:rsidRPr="005B4073">
        <w:t xml:space="preserve">, </w:t>
      </w:r>
      <w:proofErr w:type="spellStart"/>
      <w:r w:rsidRPr="005B4073">
        <w:t>predicted_class</w:t>
      </w:r>
      <w:proofErr w:type="spellEnd"/>
      <w:r w:rsidRPr="005B4073">
        <w:t>))</w:t>
      </w:r>
    </w:p>
    <w:p w14:paraId="3D713D2B" w14:textId="77777777" w:rsidR="001C2FAE" w:rsidRPr="005B4073" w:rsidRDefault="001C2FAE" w:rsidP="00427DEA">
      <w:pPr>
        <w:pStyle w:val="L-Source"/>
      </w:pPr>
      <w:proofErr w:type="gramStart"/>
      <w:r w:rsidRPr="005B4073">
        <w:t>cm[</w:t>
      </w:r>
      <w:proofErr w:type="gramEnd"/>
      <w:r w:rsidRPr="005B4073">
        <w:t xml:space="preserve">'Total'] = </w:t>
      </w:r>
      <w:proofErr w:type="spellStart"/>
      <w:r w:rsidRPr="005B4073">
        <w:t>np.sum</w:t>
      </w:r>
      <w:proofErr w:type="spellEnd"/>
      <w:r w:rsidRPr="005B4073">
        <w:t>(cm, axis=1)</w:t>
      </w:r>
    </w:p>
    <w:p w14:paraId="3C447642" w14:textId="77777777" w:rsidR="001C2FAE" w:rsidRPr="005B4073" w:rsidRDefault="001C2FAE" w:rsidP="00427DEA">
      <w:pPr>
        <w:pStyle w:val="L-Source"/>
      </w:pPr>
      <w:r w:rsidRPr="005B4073">
        <w:t xml:space="preserve">cm = </w:t>
      </w:r>
      <w:proofErr w:type="spellStart"/>
      <w:proofErr w:type="gramStart"/>
      <w:r w:rsidRPr="005B4073">
        <w:t>cm.append</w:t>
      </w:r>
      <w:proofErr w:type="spellEnd"/>
      <w:r w:rsidRPr="005B4073">
        <w:t>(</w:t>
      </w:r>
      <w:proofErr w:type="spellStart"/>
      <w:proofErr w:type="gramEnd"/>
      <w:r w:rsidRPr="005B4073">
        <w:t>np.sum</w:t>
      </w:r>
      <w:proofErr w:type="spellEnd"/>
      <w:r w:rsidRPr="005B4073">
        <w:t xml:space="preserve">(cm, axis=0), </w:t>
      </w:r>
      <w:proofErr w:type="spellStart"/>
      <w:r w:rsidRPr="005B4073">
        <w:t>ignore_index</w:t>
      </w:r>
      <w:proofErr w:type="spellEnd"/>
      <w:r w:rsidRPr="005B4073">
        <w:t>=True)</w:t>
      </w:r>
    </w:p>
    <w:p w14:paraId="2979A170" w14:textId="77777777" w:rsidR="001C2FAE" w:rsidRPr="005B4073" w:rsidRDefault="001C2FAE" w:rsidP="00427DEA">
      <w:pPr>
        <w:pStyle w:val="L-Source"/>
      </w:pPr>
      <w:proofErr w:type="spellStart"/>
      <w:r w:rsidRPr="005B4073">
        <w:t>cm.columns</w:t>
      </w:r>
      <w:proofErr w:type="spellEnd"/>
      <w:r w:rsidRPr="005B4073">
        <w:t xml:space="preserve"> = ['Predicted No', 'Predicted Yes', 'Total']</w:t>
      </w:r>
    </w:p>
    <w:p w14:paraId="3A3308E6" w14:textId="77777777" w:rsidR="001C2FAE" w:rsidRPr="005B4073" w:rsidRDefault="001C2FAE" w:rsidP="00427DEA">
      <w:pPr>
        <w:pStyle w:val="L-Source"/>
      </w:pPr>
      <w:r w:rsidRPr="005B4073">
        <w:t xml:space="preserve">cm = </w:t>
      </w:r>
      <w:proofErr w:type="spellStart"/>
      <w:r w:rsidRPr="005B4073">
        <w:t>cm.set_</w:t>
      </w:r>
      <w:proofErr w:type="gramStart"/>
      <w:r w:rsidRPr="005B4073">
        <w:t>index</w:t>
      </w:r>
      <w:proofErr w:type="spellEnd"/>
      <w:r w:rsidRPr="005B4073">
        <w:t>(</w:t>
      </w:r>
      <w:proofErr w:type="gramEnd"/>
      <w:r w:rsidRPr="005B4073">
        <w:t>[['Actual No', 'Actual Yes', 'Total']])</w:t>
      </w:r>
    </w:p>
    <w:p w14:paraId="52E936C5" w14:textId="77777777" w:rsidR="001C2FAE" w:rsidRPr="005B4073" w:rsidRDefault="001C2FAE" w:rsidP="00427DEA">
      <w:pPr>
        <w:pStyle w:val="L-Source"/>
      </w:pPr>
      <w:proofErr w:type="gramStart"/>
      <w:r w:rsidRPr="005B4073">
        <w:t>print(</w:t>
      </w:r>
      <w:proofErr w:type="gramEnd"/>
      <w:r w:rsidRPr="005B4073">
        <w:t>cm)</w:t>
      </w:r>
    </w:p>
    <w:p w14:paraId="560CB400" w14:textId="77777777" w:rsidR="001C2FAE" w:rsidRPr="005B4073" w:rsidRDefault="001C2FAE" w:rsidP="00427DEA">
      <w:pPr>
        <w:pStyle w:val="L-Regular"/>
      </w:pPr>
      <w:r w:rsidRPr="005B4073">
        <w:t>Refer to the resultant output below:</w:t>
      </w:r>
    </w:p>
    <w:p w14:paraId="15F65B3E" w14:textId="77777777" w:rsidR="001C2FAE" w:rsidRPr="005B4073" w:rsidRDefault="001C2FAE" w:rsidP="00427DEA">
      <w:pPr>
        <w:pStyle w:val="IMG-Caption"/>
        <w:rPr>
          <w:iCs/>
          <w:szCs w:val="24"/>
        </w:rPr>
      </w:pPr>
      <w:r w:rsidRPr="005B4073">
        <w:rPr>
          <w:noProof/>
          <w:lang w:val="en-US"/>
        </w:rPr>
        <w:drawing>
          <wp:inline distT="0" distB="0" distL="0" distR="0" wp14:anchorId="6E8B52FF" wp14:editId="71FBFDFD">
            <wp:extent cx="5943600" cy="502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285"/>
                    </a:xfrm>
                    <a:prstGeom prst="rect">
                      <a:avLst/>
                    </a:prstGeom>
                  </pic:spPr>
                </pic:pic>
              </a:graphicData>
            </a:graphic>
          </wp:inline>
        </w:drawing>
      </w:r>
    </w:p>
    <w:p w14:paraId="27171DC9" w14:textId="77777777" w:rsidR="00C90352" w:rsidRPr="005B4073" w:rsidRDefault="00C90352" w:rsidP="00427DEA">
      <w:pPr>
        <w:pStyle w:val="IMG-Caption"/>
      </w:pPr>
      <w:r w:rsidRPr="005B4073">
        <w:t>Figure 2.x: Confusion matrix from logistic regression model</w:t>
      </w:r>
    </w:p>
    <w:p w14:paraId="3C236962" w14:textId="77777777" w:rsidR="00C90352" w:rsidRPr="005B4073" w:rsidRDefault="00C90352" w:rsidP="00427DEA">
      <w:pPr>
        <w:pStyle w:val="L-Regular"/>
      </w:pPr>
      <w:r w:rsidRPr="005B4073">
        <w:t xml:space="preserve">From the confusion matrix, we can see that </w:t>
      </w:r>
      <w:r w:rsidR="004218F9" w:rsidRPr="005B4073">
        <w:t xml:space="preserve">of the 383 observations that were not classified as rainy 377 of them were </w:t>
      </w:r>
      <w:r w:rsidR="00E84A27" w:rsidRPr="005B4073">
        <w:t>correctly classified and of the 2917 observations that were classified as rainy 2907 of them were correctly classified. To further inspect our model’s performance</w:t>
      </w:r>
      <w:r w:rsidR="009821C1" w:rsidRPr="005B4073">
        <w:t xml:space="preserve"> using metrics such as precision, recall, and f1-score</w:t>
      </w:r>
      <w:r w:rsidR="00E84A27" w:rsidRPr="005B4073">
        <w:t xml:space="preserve"> we will generate a classification report.</w:t>
      </w:r>
    </w:p>
    <w:p w14:paraId="3D1D5E5A" w14:textId="77777777" w:rsidR="00E84A27" w:rsidRPr="005B4073" w:rsidRDefault="00E84A27" w:rsidP="00427DEA">
      <w:pPr>
        <w:pStyle w:val="L-Numbers"/>
      </w:pPr>
      <w:r w:rsidRPr="005B4073">
        <w:t>Generate a classification report using the following code:</w:t>
      </w:r>
    </w:p>
    <w:p w14:paraId="2ACB6FD8" w14:textId="77777777" w:rsidR="00163E4B" w:rsidRPr="005B4073" w:rsidRDefault="00163E4B" w:rsidP="00427DEA">
      <w:pPr>
        <w:pStyle w:val="L-Source"/>
      </w:pPr>
      <w:proofErr w:type="gramStart"/>
      <w:r w:rsidRPr="005B4073">
        <w:t>from</w:t>
      </w:r>
      <w:proofErr w:type="gramEnd"/>
      <w:r w:rsidRPr="005B4073">
        <w:t xml:space="preserve"> </w:t>
      </w:r>
      <w:proofErr w:type="spellStart"/>
      <w:r w:rsidRPr="005B4073">
        <w:t>sklearn.metrics</w:t>
      </w:r>
      <w:proofErr w:type="spellEnd"/>
      <w:r w:rsidRPr="005B4073">
        <w:t xml:space="preserve"> import </w:t>
      </w:r>
      <w:proofErr w:type="spellStart"/>
      <w:r w:rsidRPr="005B4073">
        <w:t>classification_report</w:t>
      </w:r>
      <w:proofErr w:type="spellEnd"/>
    </w:p>
    <w:p w14:paraId="598E8D2E" w14:textId="77777777" w:rsidR="00E84A27" w:rsidRPr="005B4073" w:rsidRDefault="00163E4B" w:rsidP="00427DEA">
      <w:pPr>
        <w:pStyle w:val="L-Source"/>
      </w:pPr>
      <w:proofErr w:type="gramStart"/>
      <w:r w:rsidRPr="005B4073">
        <w:t>print(</w:t>
      </w:r>
      <w:proofErr w:type="spellStart"/>
      <w:proofErr w:type="gramEnd"/>
      <w:r w:rsidRPr="005B4073">
        <w:t>classification_report</w:t>
      </w:r>
      <w:proofErr w:type="spellEnd"/>
      <w:r w:rsidRPr="005B4073">
        <w:t>(</w:t>
      </w:r>
      <w:proofErr w:type="spellStart"/>
      <w:r w:rsidRPr="005B4073">
        <w:t>y_test</w:t>
      </w:r>
      <w:proofErr w:type="spellEnd"/>
      <w:r w:rsidRPr="005B4073">
        <w:t xml:space="preserve">, </w:t>
      </w:r>
      <w:proofErr w:type="spellStart"/>
      <w:r w:rsidRPr="005B4073">
        <w:t>predicted_class</w:t>
      </w:r>
      <w:proofErr w:type="spellEnd"/>
      <w:r w:rsidRPr="005B4073">
        <w:t>))</w:t>
      </w:r>
    </w:p>
    <w:p w14:paraId="236A982B" w14:textId="77777777" w:rsidR="00163E4B" w:rsidRPr="005B4073" w:rsidRDefault="00163E4B" w:rsidP="00427DEA">
      <w:pPr>
        <w:pStyle w:val="L-Regular"/>
      </w:pPr>
      <w:r w:rsidRPr="005B4073">
        <w:t>Refer to the resultant output:</w:t>
      </w:r>
    </w:p>
    <w:p w14:paraId="36D5DB6B" w14:textId="77777777" w:rsidR="00163E4B" w:rsidRPr="005B4073" w:rsidRDefault="009821C1" w:rsidP="00427DEA">
      <w:pPr>
        <w:pStyle w:val="IMG-Caption"/>
        <w:rPr>
          <w:iCs/>
          <w:szCs w:val="24"/>
        </w:rPr>
      </w:pPr>
      <w:r w:rsidRPr="005B4073">
        <w:rPr>
          <w:noProof/>
          <w:lang w:val="en-US"/>
        </w:rPr>
        <w:drawing>
          <wp:inline distT="0" distB="0" distL="0" distR="0" wp14:anchorId="6B4BCEC4" wp14:editId="564818C8">
            <wp:extent cx="5943600" cy="1052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52195"/>
                    </a:xfrm>
                    <a:prstGeom prst="rect">
                      <a:avLst/>
                    </a:prstGeom>
                  </pic:spPr>
                </pic:pic>
              </a:graphicData>
            </a:graphic>
          </wp:inline>
        </w:drawing>
      </w:r>
    </w:p>
    <w:p w14:paraId="454F79CD" w14:textId="77777777" w:rsidR="00D40D58" w:rsidRPr="005B4073" w:rsidRDefault="00D40D58" w:rsidP="00427DEA">
      <w:pPr>
        <w:pStyle w:val="IMG-Caption"/>
      </w:pPr>
      <w:r w:rsidRPr="005B4073">
        <w:t>Figure 2.x: Classification report generated from logistic regression model</w:t>
      </w:r>
    </w:p>
    <w:p w14:paraId="52A6DEF7" w14:textId="77777777" w:rsidR="00475C5C" w:rsidRPr="005B4073" w:rsidRDefault="00475C5C" w:rsidP="00427DEA">
      <w:pPr>
        <w:pStyle w:val="P-Regular"/>
      </w:pPr>
      <w:r w:rsidRPr="005B4073">
        <w:t>As we can see from our confusion matrix and classification report, our model is performing very well</w:t>
      </w:r>
      <w:r w:rsidR="00E46270" w:rsidRPr="005B4073">
        <w:t xml:space="preserve"> and may be difficult to improve upon</w:t>
      </w:r>
      <w:r w:rsidRPr="005B4073">
        <w:t xml:space="preserve">. However, machine learning models including logistic regression consist of numerous </w:t>
      </w:r>
      <w:proofErr w:type="spellStart"/>
      <w:r w:rsidRPr="005B4073">
        <w:t>hyperparameters</w:t>
      </w:r>
      <w:proofErr w:type="spellEnd"/>
      <w:r w:rsidRPr="005B4073">
        <w:t xml:space="preserve"> that can be adjusted to further improve model performance. In the </w:t>
      </w:r>
      <w:r w:rsidR="00CD330D" w:rsidRPr="005B4073">
        <w:t xml:space="preserve">next exercise, we will learn to find the optimal combination of </w:t>
      </w:r>
      <w:proofErr w:type="spellStart"/>
      <w:r w:rsidR="00CD330D" w:rsidRPr="005B4073">
        <w:t>hyperparameters</w:t>
      </w:r>
      <w:proofErr w:type="spellEnd"/>
      <w:r w:rsidR="00CD330D" w:rsidRPr="005B4073">
        <w:t xml:space="preserve"> to maximize model performance.</w:t>
      </w:r>
    </w:p>
    <w:p w14:paraId="1A8B3A23" w14:textId="77777777" w:rsidR="007E5A3F" w:rsidRPr="005B4073" w:rsidRDefault="007E5A3F" w:rsidP="00427DEA">
      <w:pPr>
        <w:pStyle w:val="SB-Sidebar"/>
      </w:pPr>
      <w:r w:rsidRPr="005B4073">
        <w:rPr>
          <w:b/>
        </w:rPr>
        <w:t>Discussion:</w:t>
      </w:r>
      <w:r w:rsidRPr="005B4073">
        <w:t xml:space="preserve"> How many false positives and false negatives did we predict from this model?</w:t>
      </w:r>
    </w:p>
    <w:p w14:paraId="6A421C64" w14:textId="77777777" w:rsidR="007E5A3F" w:rsidRPr="005B4073" w:rsidRDefault="007E5A3F" w:rsidP="00427DEA">
      <w:pPr>
        <w:pStyle w:val="P-Regular"/>
      </w:pPr>
      <w:r w:rsidRPr="005B4073">
        <w:rPr>
          <w:b/>
        </w:rPr>
        <w:t>Answer</w:t>
      </w:r>
      <w:r w:rsidRPr="005B4073">
        <w:t xml:space="preserve">: </w:t>
      </w:r>
      <w:r w:rsidR="00A87DAC" w:rsidRPr="005B4073">
        <w:t>There were 6 false positives and 10 false negatives.</w:t>
      </w:r>
    </w:p>
    <w:p w14:paraId="39289F08" w14:textId="77777777" w:rsidR="00B259B0" w:rsidRPr="005B4073" w:rsidRDefault="00DF446C" w:rsidP="00427DEA">
      <w:pPr>
        <w:pStyle w:val="H2-General"/>
      </w:pPr>
      <w:r w:rsidRPr="005B4073">
        <w:t>Exercise 7</w:t>
      </w:r>
      <w:r w:rsidR="00AB6AED" w:rsidRPr="005B4073">
        <w:t xml:space="preserve">: </w:t>
      </w:r>
      <w:r w:rsidR="007666B6" w:rsidRPr="005B4073">
        <w:t xml:space="preserve">Tuning </w:t>
      </w:r>
      <w:proofErr w:type="spellStart"/>
      <w:r w:rsidR="007666B6" w:rsidRPr="005B4073">
        <w:t>hyperparameters</w:t>
      </w:r>
      <w:proofErr w:type="spellEnd"/>
      <w:r w:rsidR="007666B6" w:rsidRPr="005B4073">
        <w:t xml:space="preserve"> of logistic regression model</w:t>
      </w:r>
    </w:p>
    <w:p w14:paraId="6669CA0C" w14:textId="77777777" w:rsidR="007666B6" w:rsidRPr="005B4073" w:rsidRDefault="0083228A" w:rsidP="00427DEA">
      <w:pPr>
        <w:pStyle w:val="SB-Sidebar"/>
      </w:pPr>
      <w:r w:rsidRPr="005B4073">
        <w:t>Exercise 7</w:t>
      </w:r>
      <w:r w:rsidR="007666B6" w:rsidRPr="005B4073">
        <w:t xml:space="preserve">: Tuning </w:t>
      </w:r>
      <w:proofErr w:type="spellStart"/>
      <w:r w:rsidR="007666B6" w:rsidRPr="005B4073">
        <w:t>hyperparameters</w:t>
      </w:r>
      <w:proofErr w:type="spellEnd"/>
      <w:r w:rsidR="007666B6" w:rsidRPr="005B4073">
        <w:t xml:space="preserve"> of multiple logistic regression model</w:t>
      </w:r>
    </w:p>
    <w:p w14:paraId="03792DE4" w14:textId="7C194751" w:rsidR="00554684" w:rsidRPr="005B4073" w:rsidRDefault="008B5BD6" w:rsidP="00427DEA">
      <w:pPr>
        <w:pStyle w:val="P-Regular"/>
      </w:pPr>
      <w:r w:rsidRPr="005B4073">
        <w:t>In s</w:t>
      </w:r>
      <w:r w:rsidR="000328AB" w:rsidRPr="005B4073">
        <w:t>tep 3 of E</w:t>
      </w:r>
      <w:r w:rsidR="00554684" w:rsidRPr="005B4073">
        <w:t xml:space="preserve">xercise 5, </w:t>
      </w:r>
      <w:r w:rsidR="00606EEA" w:rsidRPr="005B4073">
        <w:t xml:space="preserve">we fit a logistic regression model and the subsequent output from that model is displayed in Figure 2.x. </w:t>
      </w:r>
      <w:r w:rsidR="00594245" w:rsidRPr="005B4073">
        <w:t xml:space="preserve">Each of those arguments inside the </w:t>
      </w:r>
      <w:proofErr w:type="spellStart"/>
      <w:proofErr w:type="gramStart"/>
      <w:r w:rsidR="00594245" w:rsidRPr="00427DEA">
        <w:rPr>
          <w:rStyle w:val="P-Code"/>
        </w:rPr>
        <w:t>LogisticRegression</w:t>
      </w:r>
      <w:proofErr w:type="spellEnd"/>
      <w:r w:rsidR="00594245" w:rsidRPr="00427DEA">
        <w:rPr>
          <w:rStyle w:val="P-Code"/>
        </w:rPr>
        <w:t>(</w:t>
      </w:r>
      <w:proofErr w:type="gramEnd"/>
      <w:r w:rsidR="00594245" w:rsidRPr="00427DEA">
        <w:rPr>
          <w:rStyle w:val="P-Code"/>
        </w:rPr>
        <w:t>)</w:t>
      </w:r>
      <w:r w:rsidR="00594245" w:rsidRPr="005B4073">
        <w:t xml:space="preserve"> function is set to a default </w:t>
      </w:r>
      <w:proofErr w:type="spellStart"/>
      <w:r w:rsidR="00594245" w:rsidRPr="005B4073">
        <w:t>hyperparameter</w:t>
      </w:r>
      <w:proofErr w:type="spellEnd"/>
      <w:r w:rsidR="00594245" w:rsidRPr="005B4073">
        <w:t>. To tune the model, we will</w:t>
      </w:r>
      <w:r w:rsidR="00AC2A34" w:rsidRPr="005B4073">
        <w:t xml:space="preserve"> use </w:t>
      </w:r>
      <w:proofErr w:type="spellStart"/>
      <w:r w:rsidR="00AC2A34" w:rsidRPr="005B4073">
        <w:t>scikit-learn’s</w:t>
      </w:r>
      <w:proofErr w:type="spellEnd"/>
      <w:r w:rsidR="00AC2A34" w:rsidRPr="005B4073">
        <w:t xml:space="preserve"> grid search function which</w:t>
      </w:r>
      <w:r w:rsidR="00594245" w:rsidRPr="005B4073">
        <w:t xml:space="preserve"> fit</w:t>
      </w:r>
      <w:r w:rsidR="00AC2A34" w:rsidRPr="005B4073">
        <w:t>s</w:t>
      </w:r>
      <w:r w:rsidR="00594245" w:rsidRPr="005B4073">
        <w:t xml:space="preserve"> a model for every combination of possible </w:t>
      </w:r>
      <w:proofErr w:type="spellStart"/>
      <w:r w:rsidR="00594245" w:rsidRPr="005B4073">
        <w:t>hyperparameter</w:t>
      </w:r>
      <w:proofErr w:type="spellEnd"/>
      <w:r w:rsidR="00594245" w:rsidRPr="005B4073">
        <w:t xml:space="preserve"> values and </w:t>
      </w:r>
      <w:r w:rsidR="00582AEB" w:rsidRPr="005B4073">
        <w:t>determines</w:t>
      </w:r>
      <w:r w:rsidR="00AC2A34" w:rsidRPr="005B4073">
        <w:t xml:space="preserve"> the value for each </w:t>
      </w:r>
      <w:proofErr w:type="spellStart"/>
      <w:r w:rsidR="00AC2A34" w:rsidRPr="005B4073">
        <w:t>hyperparameter</w:t>
      </w:r>
      <w:proofErr w:type="spellEnd"/>
      <w:r w:rsidR="00AC2A34" w:rsidRPr="005B4073">
        <w:t xml:space="preserve"> resulting</w:t>
      </w:r>
      <w:r w:rsidR="00594245" w:rsidRPr="005B4073">
        <w:t xml:space="preserve"> in the </w:t>
      </w:r>
      <w:r w:rsidR="00594245" w:rsidRPr="00427DEA">
        <w:rPr>
          <w:rStyle w:val="P-Italics"/>
        </w:rPr>
        <w:t>best</w:t>
      </w:r>
      <w:r w:rsidR="00594245" w:rsidRPr="005B4073">
        <w:t xml:space="preserve"> model.</w:t>
      </w:r>
      <w:r w:rsidR="00AC2A34" w:rsidRPr="005B4073">
        <w:t xml:space="preserve"> In this exercise, we will learn how to use grid search to tune models.</w:t>
      </w:r>
    </w:p>
    <w:p w14:paraId="3F8E95E4" w14:textId="5F302020" w:rsidR="00427DEA" w:rsidRDefault="00427DEA" w:rsidP="00427DEA">
      <w:pPr>
        <w:pStyle w:val="H3-Callout"/>
      </w:pPr>
      <w:r>
        <w:t>Note:</w:t>
      </w:r>
    </w:p>
    <w:p w14:paraId="3450B2EC" w14:textId="3155FB40" w:rsidR="00AC2A34" w:rsidRPr="005B4073" w:rsidRDefault="00EC5434" w:rsidP="00427DEA">
      <w:pPr>
        <w:pStyle w:val="P-Callout"/>
      </w:pPr>
      <w:r w:rsidRPr="005B4073">
        <w:t>Continuing from E</w:t>
      </w:r>
      <w:r w:rsidR="00AC2A34" w:rsidRPr="005B4073">
        <w:t>xercise 6</w:t>
      </w:r>
    </w:p>
    <w:p w14:paraId="1657AFF1" w14:textId="77777777" w:rsidR="006967AE" w:rsidRPr="005B4073" w:rsidRDefault="00EC5434" w:rsidP="00014872">
      <w:pPr>
        <w:pStyle w:val="L-Numbers"/>
        <w:numPr>
          <w:ilvl w:val="0"/>
          <w:numId w:val="21"/>
        </w:numPr>
      </w:pPr>
      <w:r w:rsidRPr="005B4073">
        <w:t>The data has already been prepared for us (see Exercise 6)</w:t>
      </w:r>
      <w:r w:rsidR="006967AE" w:rsidRPr="005B4073">
        <w:t xml:space="preserve">, thus we can jump right into instantiating a grid of possible </w:t>
      </w:r>
      <w:proofErr w:type="spellStart"/>
      <w:r w:rsidR="006967AE" w:rsidRPr="005B4073">
        <w:t>hyperparameter</w:t>
      </w:r>
      <w:proofErr w:type="spellEnd"/>
      <w:r w:rsidR="006967AE" w:rsidRPr="005B4073">
        <w:t xml:space="preserve"> values as follows:</w:t>
      </w:r>
    </w:p>
    <w:p w14:paraId="1592D2EC" w14:textId="77777777" w:rsidR="006967AE" w:rsidRPr="005B4073" w:rsidRDefault="006967AE" w:rsidP="00427DEA">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3CB25AE9" w14:textId="77777777" w:rsidR="006967AE" w:rsidRPr="005B4073" w:rsidRDefault="006967AE" w:rsidP="00427DEA">
      <w:pPr>
        <w:pStyle w:val="L-Source"/>
      </w:pPr>
    </w:p>
    <w:p w14:paraId="215678CF" w14:textId="77777777" w:rsidR="003F6F99" w:rsidRPr="005B4073" w:rsidRDefault="003F6F99" w:rsidP="00427DEA">
      <w:pPr>
        <w:pStyle w:val="L-Source"/>
      </w:pPr>
      <w:proofErr w:type="gramStart"/>
      <w:r w:rsidRPr="005B4073">
        <w:t>grid</w:t>
      </w:r>
      <w:proofErr w:type="gramEnd"/>
      <w:r w:rsidRPr="005B4073">
        <w:t xml:space="preserve"> = {'penalty': ['l1', 'l2'],</w:t>
      </w:r>
    </w:p>
    <w:p w14:paraId="0D6560B7" w14:textId="77777777" w:rsidR="003F6F99" w:rsidRPr="005B4073" w:rsidRDefault="003F6F99" w:rsidP="00427DEA">
      <w:pPr>
        <w:pStyle w:val="L-Source"/>
      </w:pPr>
      <w:r w:rsidRPr="005B4073">
        <w:t xml:space="preserve">        'C': </w:t>
      </w:r>
      <w:proofErr w:type="spellStart"/>
      <w:proofErr w:type="gramStart"/>
      <w:r w:rsidRPr="005B4073">
        <w:t>np.linspace</w:t>
      </w:r>
      <w:proofErr w:type="spellEnd"/>
      <w:r w:rsidRPr="005B4073">
        <w:t>(</w:t>
      </w:r>
      <w:proofErr w:type="gramEnd"/>
      <w:r w:rsidRPr="005B4073">
        <w:t>1, 10, 10),</w:t>
      </w:r>
    </w:p>
    <w:p w14:paraId="053BF2D9" w14:textId="77777777" w:rsidR="00153E99" w:rsidRPr="005B4073" w:rsidRDefault="003F6F99" w:rsidP="00427DEA">
      <w:pPr>
        <w:pStyle w:val="L-Source"/>
      </w:pPr>
      <w:r w:rsidRPr="005B4073">
        <w:t xml:space="preserve">        'solver': ['</w:t>
      </w:r>
      <w:proofErr w:type="spellStart"/>
      <w:r w:rsidRPr="005B4073">
        <w:t>liblinear</w:t>
      </w:r>
      <w:proofErr w:type="spellEnd"/>
      <w:r w:rsidRPr="005B4073">
        <w:t>']}</w:t>
      </w:r>
    </w:p>
    <w:p w14:paraId="1C910260" w14:textId="77777777" w:rsidR="006967AE" w:rsidRPr="005B4073" w:rsidRDefault="006967AE" w:rsidP="00427DEA">
      <w:pPr>
        <w:pStyle w:val="L-Numbers"/>
      </w:pPr>
      <w:r w:rsidRPr="005B4073">
        <w:t xml:space="preserve">Instantiate a grid search model </w:t>
      </w:r>
      <w:r w:rsidR="00823535" w:rsidRPr="005B4073">
        <w:t>to find</w:t>
      </w:r>
      <w:r w:rsidR="006C457D" w:rsidRPr="005B4073">
        <w:t xml:space="preserve"> the model with the greatest f1 </w:t>
      </w:r>
      <w:r w:rsidR="00823535" w:rsidRPr="005B4073">
        <w:t>score</w:t>
      </w:r>
      <w:r w:rsidR="006C457D" w:rsidRPr="005B4073">
        <w:t xml:space="preserve"> (i.e., the harmonic average of precision and recall)</w:t>
      </w:r>
      <w:r w:rsidR="00823535" w:rsidRPr="005B4073">
        <w:t xml:space="preserve"> </w:t>
      </w:r>
      <w:r w:rsidRPr="005B4073">
        <w:t>as follows:</w:t>
      </w:r>
    </w:p>
    <w:p w14:paraId="73789F24" w14:textId="77777777" w:rsidR="006967AE" w:rsidRPr="005B4073" w:rsidRDefault="006967AE" w:rsidP="00427DEA">
      <w:pPr>
        <w:pStyle w:val="L-Source"/>
      </w:pPr>
      <w:proofErr w:type="gramStart"/>
      <w:r w:rsidRPr="005B4073">
        <w:t>from</w:t>
      </w:r>
      <w:proofErr w:type="gramEnd"/>
      <w:r w:rsidRPr="005B4073">
        <w:t xml:space="preserve"> </w:t>
      </w:r>
      <w:proofErr w:type="spellStart"/>
      <w:r w:rsidRPr="005B4073">
        <w:t>sklearn.model_selection</w:t>
      </w:r>
      <w:proofErr w:type="spellEnd"/>
      <w:r w:rsidRPr="005B4073">
        <w:t xml:space="preserve"> import </w:t>
      </w:r>
      <w:proofErr w:type="spellStart"/>
      <w:r w:rsidRPr="005B4073">
        <w:t>GridSearchCV</w:t>
      </w:r>
      <w:proofErr w:type="spellEnd"/>
    </w:p>
    <w:p w14:paraId="757E1A31" w14:textId="77777777" w:rsidR="006967AE" w:rsidRPr="005B4073" w:rsidRDefault="006967AE" w:rsidP="00427DEA">
      <w:pPr>
        <w:pStyle w:val="L-Source"/>
      </w:pPr>
      <w:proofErr w:type="gramStart"/>
      <w:r w:rsidRPr="005B4073">
        <w:t>from</w:t>
      </w:r>
      <w:proofErr w:type="gramEnd"/>
      <w:r w:rsidRPr="005B4073">
        <w:t xml:space="preserve"> </w:t>
      </w:r>
      <w:proofErr w:type="spellStart"/>
      <w:r w:rsidRPr="005B4073">
        <w:t>sklearn.linear_model</w:t>
      </w:r>
      <w:proofErr w:type="spellEnd"/>
      <w:r w:rsidRPr="005B4073">
        <w:t xml:space="preserve"> import </w:t>
      </w:r>
      <w:proofErr w:type="spellStart"/>
      <w:r w:rsidRPr="005B4073">
        <w:t>LogisticRegression</w:t>
      </w:r>
      <w:proofErr w:type="spellEnd"/>
    </w:p>
    <w:p w14:paraId="01BFD326" w14:textId="42A1B795" w:rsidR="006967AE" w:rsidRPr="005B4073" w:rsidRDefault="006967AE" w:rsidP="00427DEA">
      <w:pPr>
        <w:pStyle w:val="L-Source"/>
      </w:pPr>
      <w:proofErr w:type="gramStart"/>
      <w:r w:rsidRPr="005B4073">
        <w:t>model</w:t>
      </w:r>
      <w:proofErr w:type="gramEnd"/>
      <w:r w:rsidRPr="005B4073">
        <w:t xml:space="preserve"> = </w:t>
      </w:r>
      <w:proofErr w:type="spellStart"/>
      <w:r w:rsidRPr="005B4073">
        <w:t>GridSearchCV</w:t>
      </w:r>
      <w:proofErr w:type="spellEnd"/>
      <w:r w:rsidRPr="005B4073">
        <w:t>(</w:t>
      </w:r>
      <w:proofErr w:type="spellStart"/>
      <w:r w:rsidRPr="005B4073">
        <w:t>LogisticRegression</w:t>
      </w:r>
      <w:proofErr w:type="spellEnd"/>
      <w:r w:rsidRPr="005B4073">
        <w:t>(</w:t>
      </w:r>
      <w:ins w:id="189" w:author="Aaron England" w:date="2019-05-08T21:13:00Z">
        <w:r w:rsidR="0096195D">
          <w:t>solver=’</w:t>
        </w:r>
        <w:proofErr w:type="spellStart"/>
        <w:r w:rsidR="0096195D">
          <w:t>liblinear</w:t>
        </w:r>
        <w:proofErr w:type="spellEnd"/>
        <w:r w:rsidR="0096195D">
          <w:t>’</w:t>
        </w:r>
      </w:ins>
      <w:r w:rsidRPr="005B4073">
        <w:t>), grid, scoring='f1', cv=5)</w:t>
      </w:r>
    </w:p>
    <w:p w14:paraId="4034AF40" w14:textId="0A0F3E06" w:rsidR="00EF00FE" w:rsidRPr="00AA7A6E" w:rsidRDefault="006967AE" w:rsidP="00D451A9">
      <w:pPr>
        <w:pStyle w:val="L-Numbers"/>
        <w:rPr>
          <w:iCs/>
          <w:szCs w:val="24"/>
        </w:rPr>
      </w:pPr>
      <w:r w:rsidRPr="005B4073">
        <w:t xml:space="preserve">Fit the model on the training using </w:t>
      </w:r>
      <w:proofErr w:type="spellStart"/>
      <w:r w:rsidRPr="00427DEA">
        <w:rPr>
          <w:rStyle w:val="P-Code"/>
        </w:rPr>
        <w:t>model.fit</w:t>
      </w:r>
      <w:proofErr w:type="spellEnd"/>
      <w:r w:rsidRPr="00427DEA">
        <w:rPr>
          <w:rStyle w:val="P-Code"/>
        </w:rPr>
        <w:t>(</w:t>
      </w:r>
      <w:proofErr w:type="spellStart"/>
      <w:r w:rsidRPr="00427DEA">
        <w:rPr>
          <w:rStyle w:val="P-Code"/>
        </w:rPr>
        <w:t>X_train</w:t>
      </w:r>
      <w:proofErr w:type="spellEnd"/>
      <w:r w:rsidRPr="00427DEA">
        <w:rPr>
          <w:rStyle w:val="P-Code"/>
        </w:rPr>
        <w:t xml:space="preserve">, </w:t>
      </w:r>
      <w:proofErr w:type="spellStart"/>
      <w:r w:rsidRPr="00427DEA">
        <w:rPr>
          <w:rStyle w:val="P-Code"/>
        </w:rPr>
        <w:t>y_train</w:t>
      </w:r>
      <w:proofErr w:type="spellEnd"/>
      <w:r w:rsidRPr="00427DEA">
        <w:rPr>
          <w:rStyle w:val="P-Code"/>
        </w:rPr>
        <w:t>)</w:t>
      </w:r>
      <w:r w:rsidR="006E0827" w:rsidRPr="005B4073">
        <w:t xml:space="preserve"> </w:t>
      </w:r>
      <w:r w:rsidR="007451B4" w:rsidRPr="005B4073">
        <w:t xml:space="preserve">(keep in mind, this may take a while) </w:t>
      </w:r>
      <w:r w:rsidR="006E0827" w:rsidRPr="005B4073">
        <w:t>and find the resultant output below:</w:t>
      </w:r>
    </w:p>
    <w:p w14:paraId="40340C08" w14:textId="71EF4DEB" w:rsidR="006D7A4A" w:rsidRPr="005B4073" w:rsidRDefault="006D7A4A" w:rsidP="00427DEA">
      <w:pPr>
        <w:pStyle w:val="IMG-Caption"/>
        <w:rPr>
          <w:iCs/>
          <w:szCs w:val="24"/>
        </w:rPr>
      </w:pPr>
      <w:del w:id="190" w:author="Aaron England" w:date="2019-05-08T21:20:00Z">
        <w:r w:rsidRPr="005B4073" w:rsidDel="005C2A1C">
          <w:rPr>
            <w:noProof/>
            <w:lang w:val="en-US"/>
          </w:rPr>
          <w:drawing>
            <wp:inline distT="0" distB="0" distL="0" distR="0" wp14:anchorId="26EB99EF" wp14:editId="4C090607">
              <wp:extent cx="5943600" cy="131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7625"/>
                      </a:xfrm>
                      <a:prstGeom prst="rect">
                        <a:avLst/>
                      </a:prstGeom>
                    </pic:spPr>
                  </pic:pic>
                </a:graphicData>
              </a:graphic>
            </wp:inline>
          </w:drawing>
        </w:r>
      </w:del>
      <w:ins w:id="191" w:author="Aaron England" w:date="2019-05-08T21:20:00Z">
        <w:r w:rsidR="005C2A1C" w:rsidRPr="005C2A1C">
          <w:rPr>
            <w:noProof/>
          </w:rPr>
          <w:t xml:space="preserve"> </w:t>
        </w:r>
        <w:r w:rsidR="005C2A1C">
          <w:rPr>
            <w:noProof/>
          </w:rPr>
          <w:drawing>
            <wp:inline distT="0" distB="0" distL="0" distR="0" wp14:anchorId="009B4E3A" wp14:editId="4E0F3435">
              <wp:extent cx="5250180" cy="11453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9740" cy="1173657"/>
                      </a:xfrm>
                      <a:prstGeom prst="rect">
                        <a:avLst/>
                      </a:prstGeom>
                    </pic:spPr>
                  </pic:pic>
                </a:graphicData>
              </a:graphic>
            </wp:inline>
          </w:drawing>
        </w:r>
      </w:ins>
    </w:p>
    <w:p w14:paraId="27BE6A52" w14:textId="77777777" w:rsidR="00EF00FE" w:rsidRPr="005B4073" w:rsidRDefault="00EF00FE" w:rsidP="00427DEA">
      <w:pPr>
        <w:pStyle w:val="IMG-Caption"/>
      </w:pPr>
      <w:r w:rsidRPr="005B4073">
        <w:t xml:space="preserve">Figure 2.x: Output from </w:t>
      </w:r>
      <w:r w:rsidR="002906BD" w:rsidRPr="005B4073">
        <w:t xml:space="preserve">logistic regression </w:t>
      </w:r>
      <w:r w:rsidRPr="005B4073">
        <w:t>grid search model</w:t>
      </w:r>
    </w:p>
    <w:p w14:paraId="0AF17D8C" w14:textId="77777777" w:rsidR="00D349AC" w:rsidRPr="005B4073" w:rsidRDefault="00D349AC" w:rsidP="00427DEA">
      <w:pPr>
        <w:pStyle w:val="L-Numbers"/>
      </w:pPr>
      <w:r w:rsidRPr="005B4073">
        <w:t xml:space="preserve">We can return the optimal combination of </w:t>
      </w:r>
      <w:proofErr w:type="spellStart"/>
      <w:r w:rsidRPr="005B4073">
        <w:t>hyperparameters</w:t>
      </w:r>
      <w:proofErr w:type="spellEnd"/>
      <w:r w:rsidRPr="005B4073">
        <w:t xml:space="preserve"> as a dictionary as follows:</w:t>
      </w:r>
    </w:p>
    <w:p w14:paraId="197E5662" w14:textId="77777777" w:rsidR="00320E37" w:rsidRPr="005B4073" w:rsidRDefault="00320E37" w:rsidP="00427DEA">
      <w:pPr>
        <w:pStyle w:val="L-Source"/>
      </w:pPr>
      <w:proofErr w:type="spellStart"/>
      <w:r w:rsidRPr="005B4073">
        <w:t>best_parameters</w:t>
      </w:r>
      <w:proofErr w:type="spellEnd"/>
      <w:r w:rsidRPr="005B4073">
        <w:t xml:space="preserve"> = </w:t>
      </w:r>
      <w:proofErr w:type="spellStart"/>
      <w:r w:rsidRPr="005B4073">
        <w:t>model.best_params</w:t>
      </w:r>
      <w:proofErr w:type="spellEnd"/>
      <w:r w:rsidRPr="005B4073">
        <w:t>_</w:t>
      </w:r>
    </w:p>
    <w:p w14:paraId="1EC4AEDE" w14:textId="77777777" w:rsidR="00320E37" w:rsidRPr="005B4073" w:rsidRDefault="00320E37" w:rsidP="00427DEA">
      <w:pPr>
        <w:pStyle w:val="L-Source"/>
      </w:pPr>
      <w:proofErr w:type="gramStart"/>
      <w:r w:rsidRPr="005B4073">
        <w:t>print(</w:t>
      </w:r>
      <w:proofErr w:type="spellStart"/>
      <w:proofErr w:type="gramEnd"/>
      <w:r w:rsidRPr="005B4073">
        <w:t>best_parameters</w:t>
      </w:r>
      <w:proofErr w:type="spellEnd"/>
      <w:r w:rsidRPr="005B4073">
        <w:t>)</w:t>
      </w:r>
    </w:p>
    <w:p w14:paraId="2031A661" w14:textId="68FB4F07" w:rsidR="00A2594B" w:rsidRPr="00427DEA" w:rsidRDefault="00A2594B" w:rsidP="00427DEA">
      <w:pPr>
        <w:pStyle w:val="L-Regular"/>
      </w:pPr>
      <w:r w:rsidRPr="005B4073">
        <w:t>Refer to the resultant output below:</w:t>
      </w:r>
    </w:p>
    <w:p w14:paraId="2BC887DE" w14:textId="632540E7" w:rsidR="00320E37" w:rsidRPr="005B4073" w:rsidRDefault="000B56FA" w:rsidP="00427DEA">
      <w:pPr>
        <w:pStyle w:val="IMG-Caption"/>
        <w:rPr>
          <w:iCs/>
          <w:szCs w:val="24"/>
        </w:rPr>
      </w:pPr>
      <w:del w:id="192" w:author="Aaron England" w:date="2019-05-08T21:21:00Z">
        <w:r w:rsidRPr="005B4073" w:rsidDel="001F45EC">
          <w:rPr>
            <w:noProof/>
            <w:lang w:val="en-US"/>
          </w:rPr>
          <w:drawing>
            <wp:inline distT="0" distB="0" distL="0" distR="0" wp14:anchorId="566E4310" wp14:editId="4E828A61">
              <wp:extent cx="5943600" cy="163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195"/>
                      </a:xfrm>
                      <a:prstGeom prst="rect">
                        <a:avLst/>
                      </a:prstGeom>
                    </pic:spPr>
                  </pic:pic>
                </a:graphicData>
              </a:graphic>
            </wp:inline>
          </w:drawing>
        </w:r>
      </w:del>
      <w:ins w:id="193" w:author="Aaron England" w:date="2019-05-08T21:21:00Z">
        <w:r w:rsidR="001F45EC" w:rsidRPr="001F45EC">
          <w:rPr>
            <w:noProof/>
          </w:rPr>
          <w:t xml:space="preserve"> </w:t>
        </w:r>
        <w:r w:rsidR="001F45EC">
          <w:rPr>
            <w:noProof/>
          </w:rPr>
          <w:drawing>
            <wp:inline distT="0" distB="0" distL="0" distR="0" wp14:anchorId="5B25E5B8" wp14:editId="091E7110">
              <wp:extent cx="5943600" cy="160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0020"/>
                      </a:xfrm>
                      <a:prstGeom prst="rect">
                        <a:avLst/>
                      </a:prstGeom>
                    </pic:spPr>
                  </pic:pic>
                </a:graphicData>
              </a:graphic>
            </wp:inline>
          </w:drawing>
        </w:r>
      </w:ins>
    </w:p>
    <w:p w14:paraId="47112511" w14:textId="77777777" w:rsidR="00320E37" w:rsidRPr="005B4073" w:rsidRDefault="00320E37" w:rsidP="00427DEA">
      <w:pPr>
        <w:pStyle w:val="IMG-Caption"/>
      </w:pPr>
      <w:r w:rsidRPr="005B4073">
        <w:t xml:space="preserve">Figure 2.x: Tuned </w:t>
      </w:r>
      <w:proofErr w:type="spellStart"/>
      <w:r w:rsidRPr="005B4073">
        <w:t>hyperparameters</w:t>
      </w:r>
      <w:proofErr w:type="spellEnd"/>
      <w:r w:rsidRPr="005B4073">
        <w:t xml:space="preserve"> from </w:t>
      </w:r>
      <w:r w:rsidR="00EF00E4" w:rsidRPr="005B4073">
        <w:t xml:space="preserve">logistic regression </w:t>
      </w:r>
      <w:r w:rsidRPr="005B4073">
        <w:t>grid search model</w:t>
      </w:r>
    </w:p>
    <w:p w14:paraId="48F80178" w14:textId="77777777" w:rsidR="006F4621" w:rsidRPr="005B4073" w:rsidRDefault="00680B79" w:rsidP="00427DEA">
      <w:pPr>
        <w:pStyle w:val="P-Regular"/>
      </w:pPr>
      <w:r w:rsidRPr="005B4073">
        <w:t xml:space="preserve">We have found the combination of </w:t>
      </w:r>
      <w:proofErr w:type="spellStart"/>
      <w:r w:rsidRPr="005B4073">
        <w:t>hyperparameters</w:t>
      </w:r>
      <w:proofErr w:type="spellEnd"/>
      <w:r w:rsidRPr="005B4073">
        <w:t xml:space="preserve"> that maximize f1 score. Remember, simply using the default </w:t>
      </w:r>
      <w:proofErr w:type="spellStart"/>
      <w:r w:rsidRPr="005B4073">
        <w:t>hyperparam</w:t>
      </w:r>
      <w:r w:rsidR="004C1611" w:rsidRPr="005B4073">
        <w:t>e</w:t>
      </w:r>
      <w:r w:rsidRPr="005B4073">
        <w:t>ters</w:t>
      </w:r>
      <w:proofErr w:type="spellEnd"/>
      <w:r w:rsidRPr="005B4073">
        <w:t xml:space="preserve"> in Exercise 5 resulted in a model that performed very well on the test data. Thus, in the following activity, we will evaluate how the model with tuned </w:t>
      </w:r>
      <w:proofErr w:type="spellStart"/>
      <w:r w:rsidRPr="005B4073">
        <w:t>hyperparameters</w:t>
      </w:r>
      <w:proofErr w:type="spellEnd"/>
      <w:r w:rsidRPr="005B4073">
        <w:t xml:space="preserve"> performed on the test data.</w:t>
      </w:r>
    </w:p>
    <w:p w14:paraId="2C1C95B9" w14:textId="77777777" w:rsidR="002605A7" w:rsidRPr="005B4073" w:rsidRDefault="002605A7" w:rsidP="00427DEA">
      <w:pPr>
        <w:pStyle w:val="SB-Sidebar"/>
      </w:pPr>
      <w:r w:rsidRPr="005B4073">
        <w:rPr>
          <w:b/>
        </w:rPr>
        <w:t>Discussion</w:t>
      </w:r>
      <w:r w:rsidRPr="005B4073">
        <w:t xml:space="preserve">: Why is not every </w:t>
      </w:r>
      <w:proofErr w:type="spellStart"/>
      <w:r w:rsidRPr="005B4073">
        <w:t>hyperparameter</w:t>
      </w:r>
      <w:proofErr w:type="spellEnd"/>
      <w:r w:rsidRPr="005B4073">
        <w:t xml:space="preserve"> listed in the grid?</w:t>
      </w:r>
    </w:p>
    <w:p w14:paraId="5FA8922D" w14:textId="77777777" w:rsidR="002605A7" w:rsidRPr="005B4073" w:rsidRDefault="002605A7" w:rsidP="00427DEA">
      <w:pPr>
        <w:pStyle w:val="P-Regular"/>
      </w:pPr>
      <w:r w:rsidRPr="005B4073">
        <w:rPr>
          <w:b/>
        </w:rPr>
        <w:t>Answer</w:t>
      </w:r>
      <w:r w:rsidRPr="005B4073">
        <w:t xml:space="preserve">: When not every </w:t>
      </w:r>
      <w:proofErr w:type="spellStart"/>
      <w:r w:rsidRPr="005B4073">
        <w:t>hyperparameter</w:t>
      </w:r>
      <w:proofErr w:type="spellEnd"/>
      <w:r w:rsidRPr="005B4073">
        <w:t xml:space="preserve"> is listed in the grid because the user has decided to use the default </w:t>
      </w:r>
      <w:proofErr w:type="spellStart"/>
      <w:r w:rsidRPr="005B4073">
        <w:t>hyperparameter</w:t>
      </w:r>
      <w:proofErr w:type="spellEnd"/>
      <w:r w:rsidRPr="005B4073">
        <w:t xml:space="preserve"> in that case. Additionally, some </w:t>
      </w:r>
      <w:proofErr w:type="spellStart"/>
      <w:r w:rsidRPr="005B4073">
        <w:t>hyperparameters</w:t>
      </w:r>
      <w:proofErr w:type="spellEnd"/>
      <w:r w:rsidRPr="005B4073">
        <w:t xml:space="preserve"> will not work when other </w:t>
      </w:r>
      <w:proofErr w:type="spellStart"/>
      <w:r w:rsidRPr="005B4073">
        <w:t>hyperparameters</w:t>
      </w:r>
      <w:proofErr w:type="spellEnd"/>
      <w:r w:rsidRPr="005B4073">
        <w:t xml:space="preserve"> are selected simultaneously, so it is important to always refer and pay close attention to the algorithm’s documentation when setting up a grid for tuning.</w:t>
      </w:r>
    </w:p>
    <w:p w14:paraId="5AD7CFB7" w14:textId="77777777" w:rsidR="00680B79" w:rsidRPr="005B4073" w:rsidRDefault="00680B79" w:rsidP="00427DEA">
      <w:pPr>
        <w:pStyle w:val="H2-General"/>
        <w:rPr>
          <w:iCs/>
          <w:szCs w:val="24"/>
        </w:rPr>
      </w:pPr>
      <w:r w:rsidRPr="005B4073">
        <w:rPr>
          <w:iCs/>
          <w:szCs w:val="24"/>
        </w:rPr>
        <w:t xml:space="preserve">Activity 2: </w:t>
      </w:r>
      <w:r w:rsidR="003E4301" w:rsidRPr="005B4073">
        <w:t>Generating predictions and evaluating performance of tuned logistic regression model</w:t>
      </w:r>
    </w:p>
    <w:p w14:paraId="24488430" w14:textId="77777777" w:rsidR="00A025CB" w:rsidRPr="005B4073" w:rsidRDefault="00A05D7F" w:rsidP="00427DEA">
      <w:pPr>
        <w:pStyle w:val="SB-Sidebar"/>
      </w:pPr>
      <w:r w:rsidRPr="005B4073">
        <w:t>Activity 2</w:t>
      </w:r>
      <w:r w:rsidR="00A025CB" w:rsidRPr="005B4073">
        <w:t>: Evaluating tuned model performance</w:t>
      </w:r>
    </w:p>
    <w:p w14:paraId="0D03DDB6" w14:textId="77777777" w:rsidR="00A025CB" w:rsidRPr="005B4073" w:rsidRDefault="00251719" w:rsidP="00427DEA">
      <w:pPr>
        <w:pStyle w:val="P-Regular"/>
      </w:pPr>
      <w:r w:rsidRPr="005B4073">
        <w:t xml:space="preserve">Once the best combination of </w:t>
      </w:r>
      <w:proofErr w:type="spellStart"/>
      <w:r w:rsidRPr="005B4073">
        <w:t>hyperparameters</w:t>
      </w:r>
      <w:proofErr w:type="spellEnd"/>
      <w:r w:rsidRPr="005B4073">
        <w:t xml:space="preserve"> has been converged upon, we need to evaluate model performance much like we did in Exercise 5.</w:t>
      </w:r>
    </w:p>
    <w:p w14:paraId="67A52E20" w14:textId="3118216C" w:rsidR="00427DEA" w:rsidRDefault="00427DEA" w:rsidP="00427DEA">
      <w:pPr>
        <w:pStyle w:val="H3-Callout"/>
      </w:pPr>
      <w:r>
        <w:t>Note:</w:t>
      </w:r>
    </w:p>
    <w:p w14:paraId="5F2F179A" w14:textId="27CAFCEE" w:rsidR="00251719" w:rsidRPr="005B4073" w:rsidRDefault="00251719" w:rsidP="00427DEA">
      <w:pPr>
        <w:pStyle w:val="P-Callout"/>
      </w:pPr>
      <w:r w:rsidRPr="005B4073">
        <w:t>Continuing from Exercise 7</w:t>
      </w:r>
    </w:p>
    <w:p w14:paraId="77346359" w14:textId="77777777" w:rsidR="00DE5D0C" w:rsidRPr="005B4073" w:rsidRDefault="00DE5D0C" w:rsidP="00014872">
      <w:pPr>
        <w:pStyle w:val="L-Numbers"/>
        <w:numPr>
          <w:ilvl w:val="0"/>
          <w:numId w:val="22"/>
        </w:numPr>
      </w:pPr>
      <w:r w:rsidRPr="005B4073">
        <w:t>Generate the predicted probabilities of rain</w:t>
      </w:r>
    </w:p>
    <w:p w14:paraId="2FD457A7" w14:textId="77777777" w:rsidR="00DE5D0C" w:rsidRPr="005B4073" w:rsidRDefault="00DE5D0C" w:rsidP="00014872">
      <w:pPr>
        <w:pStyle w:val="L-Numbers"/>
        <w:numPr>
          <w:ilvl w:val="0"/>
          <w:numId w:val="22"/>
        </w:numPr>
      </w:pPr>
      <w:r w:rsidRPr="005B4073">
        <w:t>Generate the predicted class of rain</w:t>
      </w:r>
    </w:p>
    <w:p w14:paraId="00336123" w14:textId="77777777" w:rsidR="00DE5D0C" w:rsidRPr="005B4073" w:rsidRDefault="00DE5D0C" w:rsidP="00014872">
      <w:pPr>
        <w:pStyle w:val="L-Numbers"/>
        <w:numPr>
          <w:ilvl w:val="0"/>
          <w:numId w:val="22"/>
        </w:numPr>
      </w:pPr>
      <w:r w:rsidRPr="005B4073">
        <w:t>Evaluate performance with a confusion matrix</w:t>
      </w:r>
      <w:r w:rsidR="00FC307A" w:rsidRPr="005B4073">
        <w:t xml:space="preserve"> and store it as a data frame</w:t>
      </w:r>
    </w:p>
    <w:p w14:paraId="4E22296C" w14:textId="77777777" w:rsidR="00DE5D0C" w:rsidRPr="005B4073" w:rsidRDefault="00DE5D0C" w:rsidP="00014872">
      <w:pPr>
        <w:pStyle w:val="L-Numbers"/>
        <w:numPr>
          <w:ilvl w:val="0"/>
          <w:numId w:val="22"/>
        </w:numPr>
      </w:pPr>
      <w:r w:rsidRPr="005B4073">
        <w:t>Print a classification report</w:t>
      </w:r>
    </w:p>
    <w:p w14:paraId="6AE3FC26" w14:textId="77777777" w:rsidR="00251719" w:rsidRPr="00427DEA" w:rsidRDefault="00E47D12" w:rsidP="00427DEA">
      <w:pPr>
        <w:pStyle w:val="P-Regular"/>
        <w:rPr>
          <w:rStyle w:val="P-Bold"/>
        </w:rPr>
      </w:pPr>
      <w:r w:rsidRPr="00427DEA">
        <w:rPr>
          <w:rStyle w:val="P-Bold"/>
        </w:rPr>
        <w:t>Solution:</w:t>
      </w:r>
    </w:p>
    <w:p w14:paraId="474D371D" w14:textId="77777777" w:rsidR="00251719" w:rsidRPr="005B4073" w:rsidRDefault="005155A4" w:rsidP="00AA7A6E">
      <w:pPr>
        <w:pStyle w:val="L-Numbers"/>
        <w:numPr>
          <w:ilvl w:val="0"/>
          <w:numId w:val="29"/>
        </w:numPr>
      </w:pPr>
      <w:r w:rsidRPr="005B4073">
        <w:t>G</w:t>
      </w:r>
      <w:r w:rsidR="00251719" w:rsidRPr="005B4073">
        <w:t xml:space="preserve">enerate predicted probabilities of </w:t>
      </w:r>
      <w:r w:rsidRPr="005B4073">
        <w:t>rain using the following code:</w:t>
      </w:r>
    </w:p>
    <w:p w14:paraId="04748861" w14:textId="77777777" w:rsidR="00251719" w:rsidRPr="005B4073" w:rsidRDefault="00251719" w:rsidP="00427DEA">
      <w:pPr>
        <w:pStyle w:val="L-Source"/>
      </w:pPr>
      <w:proofErr w:type="spellStart"/>
      <w:r w:rsidRPr="005B4073">
        <w:t>predicted_prob</w:t>
      </w:r>
      <w:proofErr w:type="spellEnd"/>
      <w:r w:rsidRPr="005B4073">
        <w:t xml:space="preserve"> = </w:t>
      </w:r>
      <w:proofErr w:type="spellStart"/>
      <w:r w:rsidRPr="005B4073">
        <w:t>model.predict_</w:t>
      </w:r>
      <w:proofErr w:type="gramStart"/>
      <w:r w:rsidRPr="005B4073">
        <w:t>proba</w:t>
      </w:r>
      <w:proofErr w:type="spellEnd"/>
      <w:r w:rsidRPr="005B4073">
        <w:t>(</w:t>
      </w:r>
      <w:proofErr w:type="spellStart"/>
      <w:proofErr w:type="gramEnd"/>
      <w:r w:rsidRPr="005B4073">
        <w:t>X_test</w:t>
      </w:r>
      <w:proofErr w:type="spellEnd"/>
      <w:r w:rsidRPr="005B4073">
        <w:t>)[:,1]</w:t>
      </w:r>
    </w:p>
    <w:p w14:paraId="7D1B6653" w14:textId="77777777" w:rsidR="005155A4" w:rsidRPr="005B4073" w:rsidRDefault="005155A4" w:rsidP="00427DEA">
      <w:pPr>
        <w:pStyle w:val="L-Numbers"/>
      </w:pPr>
      <w:r w:rsidRPr="005B4073">
        <w:t xml:space="preserve">Generate predicted class of rain using </w:t>
      </w:r>
      <w:proofErr w:type="spellStart"/>
      <w:r w:rsidRPr="00427DEA">
        <w:rPr>
          <w:rStyle w:val="P-Code"/>
        </w:rPr>
        <w:t>predicted_class</w:t>
      </w:r>
      <w:proofErr w:type="spellEnd"/>
      <w:r w:rsidRPr="00427DEA">
        <w:rPr>
          <w:rStyle w:val="P-Code"/>
        </w:rPr>
        <w:t xml:space="preserve"> = </w:t>
      </w:r>
      <w:proofErr w:type="spellStart"/>
      <w:r w:rsidRPr="00427DEA">
        <w:rPr>
          <w:rStyle w:val="P-Code"/>
        </w:rPr>
        <w:t>model.predict</w:t>
      </w:r>
      <w:proofErr w:type="spellEnd"/>
      <w:r w:rsidRPr="00427DEA">
        <w:rPr>
          <w:rStyle w:val="P-Code"/>
        </w:rPr>
        <w:t>(</w:t>
      </w:r>
      <w:proofErr w:type="spellStart"/>
      <w:r w:rsidRPr="00427DEA">
        <w:rPr>
          <w:rStyle w:val="P-Code"/>
        </w:rPr>
        <w:t>X_test</w:t>
      </w:r>
      <w:proofErr w:type="spellEnd"/>
      <w:r w:rsidRPr="00427DEA">
        <w:rPr>
          <w:rStyle w:val="P-Code"/>
        </w:rPr>
        <w:t>)</w:t>
      </w:r>
    </w:p>
    <w:p w14:paraId="47538B9E" w14:textId="77777777" w:rsidR="005155A4" w:rsidRPr="005B4073" w:rsidRDefault="00DC29B6" w:rsidP="00427DEA">
      <w:pPr>
        <w:pStyle w:val="L-Numbers"/>
      </w:pPr>
      <w:r w:rsidRPr="005B4073">
        <w:t>Evaluate performance using a confusion matrix and save it as a data frame using the following code:</w:t>
      </w:r>
    </w:p>
    <w:p w14:paraId="47627AE9" w14:textId="77777777" w:rsidR="00251719" w:rsidRPr="005B4073" w:rsidRDefault="00251719" w:rsidP="00427DEA">
      <w:pPr>
        <w:pStyle w:val="L-Source"/>
      </w:pPr>
      <w:proofErr w:type="gramStart"/>
      <w:r w:rsidRPr="005B4073">
        <w:t>from</w:t>
      </w:r>
      <w:proofErr w:type="gramEnd"/>
      <w:r w:rsidRPr="005B4073">
        <w:t xml:space="preserve"> </w:t>
      </w:r>
      <w:proofErr w:type="spellStart"/>
      <w:r w:rsidRPr="005B4073">
        <w:t>sklearn.metrics</w:t>
      </w:r>
      <w:proofErr w:type="spellEnd"/>
      <w:r w:rsidRPr="005B4073">
        <w:t xml:space="preserve"> import </w:t>
      </w:r>
      <w:proofErr w:type="spellStart"/>
      <w:r w:rsidRPr="005B4073">
        <w:t>confusion_matrix</w:t>
      </w:r>
      <w:proofErr w:type="spellEnd"/>
    </w:p>
    <w:p w14:paraId="2812064D" w14:textId="77777777" w:rsidR="00251719" w:rsidRPr="005B4073" w:rsidRDefault="00251719" w:rsidP="00427DEA">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568880A7" w14:textId="77777777" w:rsidR="00251719" w:rsidRPr="005B4073" w:rsidRDefault="00251719" w:rsidP="00427DEA">
      <w:pPr>
        <w:pStyle w:val="L-Source"/>
      </w:pPr>
      <w:r w:rsidRPr="005B4073">
        <w:t xml:space="preserve">cm = </w:t>
      </w:r>
      <w:proofErr w:type="spellStart"/>
      <w:proofErr w:type="gramStart"/>
      <w:r w:rsidRPr="005B4073">
        <w:t>pd.DataFrame</w:t>
      </w:r>
      <w:proofErr w:type="spellEnd"/>
      <w:r w:rsidRPr="005B4073">
        <w:t>(</w:t>
      </w:r>
      <w:proofErr w:type="spellStart"/>
      <w:proofErr w:type="gramEnd"/>
      <w:r w:rsidRPr="005B4073">
        <w:t>confusion_matrix</w:t>
      </w:r>
      <w:proofErr w:type="spellEnd"/>
      <w:r w:rsidRPr="005B4073">
        <w:t>(</w:t>
      </w:r>
      <w:proofErr w:type="spellStart"/>
      <w:r w:rsidRPr="005B4073">
        <w:t>y_test</w:t>
      </w:r>
      <w:proofErr w:type="spellEnd"/>
      <w:r w:rsidRPr="005B4073">
        <w:t xml:space="preserve">, </w:t>
      </w:r>
      <w:proofErr w:type="spellStart"/>
      <w:r w:rsidRPr="005B4073">
        <w:t>predicted_class</w:t>
      </w:r>
      <w:proofErr w:type="spellEnd"/>
      <w:r w:rsidRPr="005B4073">
        <w:t>))</w:t>
      </w:r>
    </w:p>
    <w:p w14:paraId="4DBC67D9" w14:textId="77777777" w:rsidR="00251719" w:rsidRPr="005B4073" w:rsidRDefault="00251719" w:rsidP="00427DEA">
      <w:pPr>
        <w:pStyle w:val="L-Source"/>
      </w:pPr>
      <w:proofErr w:type="gramStart"/>
      <w:r w:rsidRPr="005B4073">
        <w:t>cm[</w:t>
      </w:r>
      <w:proofErr w:type="gramEnd"/>
      <w:r w:rsidRPr="005B4073">
        <w:t xml:space="preserve">'Total'] = </w:t>
      </w:r>
      <w:proofErr w:type="spellStart"/>
      <w:r w:rsidRPr="005B4073">
        <w:t>np.sum</w:t>
      </w:r>
      <w:proofErr w:type="spellEnd"/>
      <w:r w:rsidRPr="005B4073">
        <w:t>(cm, axis=1)</w:t>
      </w:r>
    </w:p>
    <w:p w14:paraId="4FE8E039" w14:textId="77777777" w:rsidR="00251719" w:rsidRPr="005B4073" w:rsidRDefault="00251719" w:rsidP="00427DEA">
      <w:pPr>
        <w:pStyle w:val="L-Source"/>
      </w:pPr>
      <w:r w:rsidRPr="005B4073">
        <w:t xml:space="preserve">cm = </w:t>
      </w:r>
      <w:proofErr w:type="spellStart"/>
      <w:proofErr w:type="gramStart"/>
      <w:r w:rsidRPr="005B4073">
        <w:t>cm.append</w:t>
      </w:r>
      <w:proofErr w:type="spellEnd"/>
      <w:r w:rsidRPr="005B4073">
        <w:t>(</w:t>
      </w:r>
      <w:proofErr w:type="spellStart"/>
      <w:proofErr w:type="gramEnd"/>
      <w:r w:rsidRPr="005B4073">
        <w:t>np.sum</w:t>
      </w:r>
      <w:proofErr w:type="spellEnd"/>
      <w:r w:rsidRPr="005B4073">
        <w:t xml:space="preserve">(cm, axis=0), </w:t>
      </w:r>
      <w:proofErr w:type="spellStart"/>
      <w:r w:rsidRPr="005B4073">
        <w:t>ignore_index</w:t>
      </w:r>
      <w:proofErr w:type="spellEnd"/>
      <w:r w:rsidRPr="005B4073">
        <w:t>=True)</w:t>
      </w:r>
    </w:p>
    <w:p w14:paraId="33EED63B" w14:textId="77777777" w:rsidR="00251719" w:rsidRPr="005B4073" w:rsidRDefault="00251719" w:rsidP="00427DEA">
      <w:pPr>
        <w:pStyle w:val="L-Source"/>
      </w:pPr>
      <w:proofErr w:type="spellStart"/>
      <w:r w:rsidRPr="005B4073">
        <w:t>cm.columns</w:t>
      </w:r>
      <w:proofErr w:type="spellEnd"/>
      <w:r w:rsidRPr="005B4073">
        <w:t xml:space="preserve"> = ['Predicted No', 'Predicted Yes', 'Total']</w:t>
      </w:r>
    </w:p>
    <w:p w14:paraId="6C9D6202" w14:textId="77777777" w:rsidR="00251719" w:rsidRPr="005B4073" w:rsidRDefault="00251719" w:rsidP="00427DEA">
      <w:pPr>
        <w:pStyle w:val="L-Source"/>
      </w:pPr>
      <w:r w:rsidRPr="005B4073">
        <w:t xml:space="preserve">cm = </w:t>
      </w:r>
      <w:proofErr w:type="spellStart"/>
      <w:r w:rsidRPr="005B4073">
        <w:t>cm.set_</w:t>
      </w:r>
      <w:proofErr w:type="gramStart"/>
      <w:r w:rsidRPr="005B4073">
        <w:t>index</w:t>
      </w:r>
      <w:proofErr w:type="spellEnd"/>
      <w:r w:rsidRPr="005B4073">
        <w:t>(</w:t>
      </w:r>
      <w:proofErr w:type="gramEnd"/>
      <w:r w:rsidRPr="005B4073">
        <w:t>[['Actual No', 'Actual Yes', 'Total']])</w:t>
      </w:r>
    </w:p>
    <w:p w14:paraId="6CC5D8FD" w14:textId="77777777" w:rsidR="00251719" w:rsidRPr="005B4073" w:rsidRDefault="00251719" w:rsidP="00427DEA">
      <w:pPr>
        <w:pStyle w:val="L-Source"/>
      </w:pPr>
      <w:proofErr w:type="gramStart"/>
      <w:r w:rsidRPr="005B4073">
        <w:t>print(</w:t>
      </w:r>
      <w:proofErr w:type="gramEnd"/>
      <w:r w:rsidRPr="005B4073">
        <w:t>cm)</w:t>
      </w:r>
    </w:p>
    <w:p w14:paraId="2B208406" w14:textId="6EA91815" w:rsidR="001651F8" w:rsidRPr="005B4073" w:rsidRDefault="001651F8" w:rsidP="00427DEA">
      <w:pPr>
        <w:pStyle w:val="IMG-Caption"/>
        <w:rPr>
          <w:iCs/>
          <w:szCs w:val="24"/>
        </w:rPr>
      </w:pPr>
      <w:del w:id="194" w:author="Aaron England" w:date="2019-05-08T21:23:00Z">
        <w:r w:rsidRPr="005B4073" w:rsidDel="007A29AC">
          <w:rPr>
            <w:noProof/>
            <w:lang w:val="en-US"/>
          </w:rPr>
          <w:drawing>
            <wp:inline distT="0" distB="0" distL="0" distR="0" wp14:anchorId="7826C764" wp14:editId="6A47972F">
              <wp:extent cx="5943600" cy="535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5305"/>
                      </a:xfrm>
                      <a:prstGeom prst="rect">
                        <a:avLst/>
                      </a:prstGeom>
                    </pic:spPr>
                  </pic:pic>
                </a:graphicData>
              </a:graphic>
            </wp:inline>
          </w:drawing>
        </w:r>
      </w:del>
      <w:ins w:id="195" w:author="Aaron England" w:date="2019-05-08T21:23:00Z">
        <w:r w:rsidR="007A29AC" w:rsidRPr="007A29AC">
          <w:rPr>
            <w:noProof/>
          </w:rPr>
          <w:t xml:space="preserve"> </w:t>
        </w:r>
        <w:r w:rsidR="007A29AC">
          <w:rPr>
            <w:noProof/>
          </w:rPr>
          <w:drawing>
            <wp:inline distT="0" distB="0" distL="0" distR="0" wp14:anchorId="00C7B6BE" wp14:editId="68A30E00">
              <wp:extent cx="5943600" cy="4997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9745"/>
                      </a:xfrm>
                      <a:prstGeom prst="rect">
                        <a:avLst/>
                      </a:prstGeom>
                    </pic:spPr>
                  </pic:pic>
                </a:graphicData>
              </a:graphic>
            </wp:inline>
          </w:drawing>
        </w:r>
      </w:ins>
    </w:p>
    <w:p w14:paraId="1975B25F" w14:textId="77777777" w:rsidR="00A31BB1" w:rsidRPr="005B4073" w:rsidRDefault="00A31BB1" w:rsidP="00427DEA">
      <w:pPr>
        <w:pStyle w:val="IMG-Caption"/>
      </w:pPr>
      <w:r w:rsidRPr="005B4073">
        <w:t xml:space="preserve">Figure 2.x: Confusion matrix from </w:t>
      </w:r>
      <w:r w:rsidR="007C00B7" w:rsidRPr="005B4073">
        <w:t xml:space="preserve">logistic regression </w:t>
      </w:r>
      <w:r w:rsidR="005A09D2" w:rsidRPr="005B4073">
        <w:t>grid search</w:t>
      </w:r>
      <w:r w:rsidRPr="005B4073">
        <w:t xml:space="preserve"> model</w:t>
      </w:r>
    </w:p>
    <w:p w14:paraId="46B82B7A" w14:textId="55C835FB" w:rsidR="00FB74EE" w:rsidRDefault="00033F06">
      <w:pPr>
        <w:pStyle w:val="L-Numbers"/>
        <w:numPr>
          <w:ilvl w:val="0"/>
          <w:numId w:val="0"/>
        </w:numPr>
        <w:ind w:left="717"/>
        <w:rPr>
          <w:ins w:id="196" w:author="Aaron England" w:date="2019-05-07T07:02:00Z"/>
        </w:rPr>
        <w:pPrChange w:id="197" w:author="Aaron England" w:date="2019-05-07T07:02:00Z">
          <w:pPr>
            <w:pStyle w:val="L-Numbers"/>
          </w:pPr>
        </w:pPrChange>
      </w:pPr>
      <w:r w:rsidRPr="005B4073">
        <w:t xml:space="preserve">Nice! We have decreased our </w:t>
      </w:r>
      <w:r w:rsidR="00254431" w:rsidRPr="005B4073">
        <w:t>number of false positives from 6</w:t>
      </w:r>
      <w:r w:rsidRPr="005B4073">
        <w:t xml:space="preserve"> to </w:t>
      </w:r>
      <w:ins w:id="198" w:author="Aaron England" w:date="2019-05-08T21:24:00Z">
        <w:r w:rsidR="007A29AC">
          <w:t>4</w:t>
        </w:r>
      </w:ins>
      <w:del w:id="199" w:author="Aaron England" w:date="2019-05-08T21:24:00Z">
        <w:r w:rsidRPr="005B4073" w:rsidDel="007A29AC">
          <w:delText>2</w:delText>
        </w:r>
      </w:del>
      <w:r w:rsidRPr="005B4073">
        <w:t>. Additionally, our false negatives were lowered</w:t>
      </w:r>
      <w:r w:rsidR="00254431" w:rsidRPr="005B4073">
        <w:t xml:space="preserve"> from 10</w:t>
      </w:r>
      <w:r w:rsidRPr="005B4073">
        <w:t xml:space="preserve"> to </w:t>
      </w:r>
      <w:ins w:id="200" w:author="Aaron England" w:date="2019-05-08T21:24:00Z">
        <w:r w:rsidR="007A29AC">
          <w:t>4</w:t>
        </w:r>
      </w:ins>
      <w:del w:id="201" w:author="Aaron England" w:date="2019-05-08T21:24:00Z">
        <w:r w:rsidRPr="005B4073" w:rsidDel="007A29AC">
          <w:delText>3</w:delText>
        </w:r>
      </w:del>
      <w:r w:rsidR="00254431" w:rsidRPr="005B4073">
        <w:t xml:space="preserve"> (see Exercise 6)</w:t>
      </w:r>
      <w:r w:rsidRPr="005B4073">
        <w:t xml:space="preserve">. </w:t>
      </w:r>
    </w:p>
    <w:p w14:paraId="27D47C35" w14:textId="582576CD" w:rsidR="00DC29B6" w:rsidRPr="005B4073" w:rsidRDefault="00CD7F7A">
      <w:pPr>
        <w:pStyle w:val="L-Numbers"/>
      </w:pPr>
      <w:r w:rsidRPr="005B4073">
        <w:t>For further evaluation, p</w:t>
      </w:r>
      <w:r w:rsidR="00DC29B6" w:rsidRPr="005B4073">
        <w:t>rint a classification report as follows:</w:t>
      </w:r>
    </w:p>
    <w:p w14:paraId="2E27C7AA" w14:textId="77777777" w:rsidR="00251719" w:rsidRPr="005B4073" w:rsidRDefault="00251719" w:rsidP="00427DEA">
      <w:pPr>
        <w:pStyle w:val="L-Source"/>
      </w:pPr>
      <w:proofErr w:type="gramStart"/>
      <w:r w:rsidRPr="005B4073">
        <w:t>from</w:t>
      </w:r>
      <w:proofErr w:type="gramEnd"/>
      <w:r w:rsidRPr="005B4073">
        <w:t xml:space="preserve"> </w:t>
      </w:r>
      <w:proofErr w:type="spellStart"/>
      <w:r w:rsidRPr="005B4073">
        <w:t>sklearn.metrics</w:t>
      </w:r>
      <w:proofErr w:type="spellEnd"/>
      <w:r w:rsidRPr="005B4073">
        <w:t xml:space="preserve"> import </w:t>
      </w:r>
      <w:proofErr w:type="spellStart"/>
      <w:r w:rsidRPr="005B4073">
        <w:t>classification_report</w:t>
      </w:r>
      <w:proofErr w:type="spellEnd"/>
    </w:p>
    <w:p w14:paraId="472389B1" w14:textId="77777777" w:rsidR="00680B79" w:rsidRPr="005B4073" w:rsidRDefault="00251719" w:rsidP="00427DEA">
      <w:pPr>
        <w:pStyle w:val="L-Source"/>
      </w:pPr>
      <w:proofErr w:type="gramStart"/>
      <w:r w:rsidRPr="005B4073">
        <w:t>print(</w:t>
      </w:r>
      <w:proofErr w:type="spellStart"/>
      <w:proofErr w:type="gramEnd"/>
      <w:r w:rsidRPr="005B4073">
        <w:t>classification_report</w:t>
      </w:r>
      <w:proofErr w:type="spellEnd"/>
      <w:r w:rsidRPr="005B4073">
        <w:t>(</w:t>
      </w:r>
      <w:proofErr w:type="spellStart"/>
      <w:r w:rsidRPr="005B4073">
        <w:t>y_test</w:t>
      </w:r>
      <w:proofErr w:type="spellEnd"/>
      <w:r w:rsidRPr="005B4073">
        <w:t xml:space="preserve">, </w:t>
      </w:r>
      <w:proofErr w:type="spellStart"/>
      <w:r w:rsidRPr="005B4073">
        <w:t>predicted_class</w:t>
      </w:r>
      <w:proofErr w:type="spellEnd"/>
      <w:r w:rsidRPr="005B4073">
        <w:t>))</w:t>
      </w:r>
    </w:p>
    <w:p w14:paraId="1F4CA083" w14:textId="77777777" w:rsidR="000625F7" w:rsidRPr="005B4073" w:rsidRDefault="001651F8" w:rsidP="00427DEA">
      <w:pPr>
        <w:pStyle w:val="IMG-Caption"/>
        <w:rPr>
          <w:iCs/>
          <w:szCs w:val="24"/>
        </w:rPr>
      </w:pPr>
      <w:r w:rsidRPr="005B4073">
        <w:rPr>
          <w:iCs/>
          <w:szCs w:val="24"/>
        </w:rPr>
        <w:tab/>
      </w:r>
      <w:r w:rsidRPr="005B4073">
        <w:rPr>
          <w:noProof/>
          <w:lang w:val="en-US"/>
        </w:rPr>
        <w:drawing>
          <wp:inline distT="0" distB="0" distL="0" distR="0" wp14:anchorId="0C085E78" wp14:editId="381CE0FC">
            <wp:extent cx="5943600" cy="1037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37590"/>
                    </a:xfrm>
                    <a:prstGeom prst="rect">
                      <a:avLst/>
                    </a:prstGeom>
                  </pic:spPr>
                </pic:pic>
              </a:graphicData>
            </a:graphic>
          </wp:inline>
        </w:drawing>
      </w:r>
    </w:p>
    <w:p w14:paraId="59B67404" w14:textId="77777777" w:rsidR="000625F7" w:rsidRPr="005B4073" w:rsidRDefault="003959A0" w:rsidP="00427DEA">
      <w:pPr>
        <w:pStyle w:val="IMG-Caption"/>
      </w:pPr>
      <w:r w:rsidRPr="005B4073">
        <w:t>Figure 2.x: Classification report from</w:t>
      </w:r>
      <w:r w:rsidR="00B222C5" w:rsidRPr="005B4073">
        <w:t xml:space="preserve"> </w:t>
      </w:r>
      <w:r w:rsidR="0047103D" w:rsidRPr="005B4073">
        <w:t>logistic regression gr</w:t>
      </w:r>
      <w:r w:rsidR="00B222C5" w:rsidRPr="005B4073">
        <w:t>id search</w:t>
      </w:r>
      <w:r w:rsidRPr="005B4073">
        <w:t xml:space="preserve"> model</w:t>
      </w:r>
    </w:p>
    <w:p w14:paraId="1F5939C1" w14:textId="77777777" w:rsidR="000625F7" w:rsidRPr="005B4073" w:rsidRDefault="006E4D7B" w:rsidP="00427DEA">
      <w:pPr>
        <w:pStyle w:val="P-Regular"/>
      </w:pPr>
      <w:r w:rsidRPr="005B4073">
        <w:t xml:space="preserve">By tuning the </w:t>
      </w:r>
      <w:proofErr w:type="spellStart"/>
      <w:r w:rsidRPr="005B4073">
        <w:t>hyperparameters</w:t>
      </w:r>
      <w:proofErr w:type="spellEnd"/>
      <w:r w:rsidRPr="005B4073">
        <w:t xml:space="preserve"> of the logistic regression model, we were able to improve upon a logistic regression model that was already performing very well. We will continue to expand upon tuning </w:t>
      </w:r>
      <w:r w:rsidR="00D53373" w:rsidRPr="005B4073">
        <w:t xml:space="preserve">different types of </w:t>
      </w:r>
      <w:r w:rsidRPr="005B4073">
        <w:t>models in the following exercises and activities.</w:t>
      </w:r>
    </w:p>
    <w:p w14:paraId="2D37F16A" w14:textId="77777777" w:rsidR="00BC1EA9" w:rsidRPr="005B4073" w:rsidRDefault="00B659F6" w:rsidP="00427DEA">
      <w:pPr>
        <w:pStyle w:val="H1-Topic"/>
      </w:pPr>
      <w:r w:rsidRPr="005B4073">
        <w:t>C</w:t>
      </w:r>
      <w:r w:rsidR="003E3C9D" w:rsidRPr="005B4073">
        <w:t>lassification using support vector machines (SVM)</w:t>
      </w:r>
    </w:p>
    <w:p w14:paraId="5635290D" w14:textId="77777777" w:rsidR="00DE2FA8" w:rsidRPr="005B4073" w:rsidRDefault="005E7A13" w:rsidP="00427DEA">
      <w:pPr>
        <w:pStyle w:val="SB-Sidebar"/>
      </w:pPr>
      <w:r w:rsidRPr="005B4073">
        <w:t>Present x: Max-Margin classification using support vector machines</w:t>
      </w:r>
    </w:p>
    <w:p w14:paraId="5074C4BE" w14:textId="77777777" w:rsidR="003E3C9D" w:rsidRPr="005B4073" w:rsidRDefault="002F75EB" w:rsidP="00427DEA">
      <w:pPr>
        <w:pStyle w:val="P-Regular"/>
      </w:pPr>
      <w:r w:rsidRPr="005B4073">
        <w:t>SVM is an algorithm for supervised learning that solves both classification and regression problems. However, SVM is most commonly used in classification problems, so, for the purposes of this chapter</w:t>
      </w:r>
      <w:r w:rsidR="00823F60" w:rsidRPr="005B4073">
        <w:t xml:space="preserve"> and for the sake of simplicity</w:t>
      </w:r>
      <w:r w:rsidRPr="005B4073">
        <w:t>, we will focus on SVM as a</w:t>
      </w:r>
      <w:r w:rsidR="00B150A0" w:rsidRPr="005B4073">
        <w:t xml:space="preserve"> binary</w:t>
      </w:r>
      <w:r w:rsidRPr="005B4073">
        <w:t xml:space="preserve"> classifier. </w:t>
      </w:r>
      <w:r w:rsidR="00AF47F6" w:rsidRPr="005B4073">
        <w:t>The goal of SVM is to determine</w:t>
      </w:r>
      <w:r w:rsidR="00365274" w:rsidRPr="005B4073">
        <w:t xml:space="preserve"> the best location of</w:t>
      </w:r>
      <w:r w:rsidR="00AF47F6" w:rsidRPr="005B4073">
        <w:t xml:space="preserve"> a hyperplane</w:t>
      </w:r>
      <w:r w:rsidR="00365274" w:rsidRPr="005B4073">
        <w:t xml:space="preserve"> that create a class boundary between data points plotted on a multidimensional space. </w:t>
      </w:r>
      <w:r w:rsidR="006C00FB" w:rsidRPr="005B4073">
        <w:t>To help clarify this concept, refer to Figure 2.x.</w:t>
      </w:r>
    </w:p>
    <w:p w14:paraId="39652AF2" w14:textId="77777777" w:rsidR="006C00FB" w:rsidRPr="005B4073" w:rsidRDefault="006C00FB" w:rsidP="00427DEA">
      <w:pPr>
        <w:pStyle w:val="IMG-Caption"/>
        <w:rPr>
          <w:szCs w:val="36"/>
        </w:rPr>
      </w:pPr>
      <w:r w:rsidRPr="005B4073">
        <w:rPr>
          <w:noProof/>
          <w:lang w:val="en-US"/>
        </w:rPr>
        <w:drawing>
          <wp:inline distT="0" distB="0" distL="0" distR="0" wp14:anchorId="46F007A4" wp14:editId="016202E9">
            <wp:extent cx="1988820" cy="1626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4657" cy="1639611"/>
                    </a:xfrm>
                    <a:prstGeom prst="rect">
                      <a:avLst/>
                    </a:prstGeom>
                  </pic:spPr>
                </pic:pic>
              </a:graphicData>
            </a:graphic>
          </wp:inline>
        </w:drawing>
      </w:r>
    </w:p>
    <w:p w14:paraId="792D6751" w14:textId="77777777" w:rsidR="006C00FB" w:rsidRPr="005B4073" w:rsidRDefault="006C00FB" w:rsidP="00427DEA">
      <w:pPr>
        <w:pStyle w:val="IMG-Caption"/>
      </w:pPr>
      <w:r w:rsidRPr="005B4073">
        <w:t>Figure 2.x: Hyperplane (blue) separating the circles from the squares in 3 dimensions</w:t>
      </w:r>
    </w:p>
    <w:p w14:paraId="6C1066B8" w14:textId="05CB2B0C" w:rsidR="00B51B2F" w:rsidRPr="005B4073" w:rsidRDefault="006C00FB" w:rsidP="00427DEA">
      <w:pPr>
        <w:pStyle w:val="P-Regular"/>
      </w:pPr>
      <w:r w:rsidRPr="005B4073">
        <w:t>In Figure 2.x, the squares and circles are observations in the same data frame that represent different classes. In this figure, the hyperplane is depicted by a semi-transparent blue boundary lying b</w:t>
      </w:r>
      <w:r w:rsidR="002D0099" w:rsidRPr="005B4073">
        <w:t xml:space="preserve">etween the circles and squares that separate the observations into 2 distinct classes. </w:t>
      </w:r>
      <w:r w:rsidR="008F72B9" w:rsidRPr="005B4073">
        <w:t xml:space="preserve">In this example, the observations are said to be linearly separable. </w:t>
      </w:r>
    </w:p>
    <w:p w14:paraId="4C41846C" w14:textId="77777777" w:rsidR="004D116A" w:rsidRPr="005B4073" w:rsidRDefault="008F72B9" w:rsidP="00427DEA">
      <w:pPr>
        <w:pStyle w:val="P-Regular"/>
      </w:pPr>
      <w:r w:rsidRPr="005B4073">
        <w:t xml:space="preserve">The location of the hyperplane is determined </w:t>
      </w:r>
      <w:r w:rsidR="002C097C" w:rsidRPr="005B4073">
        <w:t xml:space="preserve">by finding the position that creates the </w:t>
      </w:r>
      <w:r w:rsidR="00C52E9A" w:rsidRPr="005B4073">
        <w:t>maximum</w:t>
      </w:r>
      <w:r w:rsidR="002C097C" w:rsidRPr="005B4073">
        <w:t xml:space="preserve"> separation</w:t>
      </w:r>
      <w:r w:rsidR="00774750" w:rsidRPr="005B4073">
        <w:t xml:space="preserve"> (i.e., margin)</w:t>
      </w:r>
      <w:r w:rsidR="002C097C" w:rsidRPr="005B4073">
        <w:t xml:space="preserve"> between the two classes. </w:t>
      </w:r>
      <w:r w:rsidR="00C52E9A" w:rsidRPr="005B4073">
        <w:t>Thus, t</w:t>
      </w:r>
      <w:r w:rsidR="002C097C" w:rsidRPr="005B4073">
        <w:t>his is referred to as</w:t>
      </w:r>
      <w:r w:rsidR="009F318B" w:rsidRPr="005B4073">
        <w:t xml:space="preserve"> the Maximum Margin Hyperplane</w:t>
      </w:r>
      <w:r w:rsidR="002707C1" w:rsidRPr="005B4073">
        <w:t xml:space="preserve"> (MMH)</w:t>
      </w:r>
      <w:r w:rsidR="009F318B" w:rsidRPr="005B4073">
        <w:t xml:space="preserve"> and improves the likelihood that the points will remain on the correct side of the hyperplane boundary.</w:t>
      </w:r>
      <w:r w:rsidR="002707C1" w:rsidRPr="005B4073">
        <w:t xml:space="preserve"> </w:t>
      </w:r>
      <w:r w:rsidR="00480F1D" w:rsidRPr="005B4073">
        <w:t>It is possible to express the MMH using the</w:t>
      </w:r>
      <w:r w:rsidR="004D116A" w:rsidRPr="005B4073">
        <w:t xml:space="preserve"> points from each class that are closest to the MMH.</w:t>
      </w:r>
      <w:r w:rsidR="00480F1D" w:rsidRPr="005B4073">
        <w:t xml:space="preserve"> </w:t>
      </w:r>
      <w:r w:rsidR="004D116A" w:rsidRPr="005B4073">
        <w:t xml:space="preserve">These points are termed Support Vectors and each class has at least </w:t>
      </w:r>
      <w:r w:rsidR="00E031AD" w:rsidRPr="005B4073">
        <w:t>1</w:t>
      </w:r>
      <w:r w:rsidR="004D116A" w:rsidRPr="005B4073">
        <w:t>. Figure 2.x visually depicts the support vectors in relation to the MMH</w:t>
      </w:r>
      <w:r w:rsidR="00E031AD" w:rsidRPr="005B4073">
        <w:t xml:space="preserve"> in 2 dimensions</w:t>
      </w:r>
      <w:r w:rsidR="004D116A" w:rsidRPr="005B4073">
        <w:t>.</w:t>
      </w:r>
    </w:p>
    <w:p w14:paraId="0026B8F0" w14:textId="77777777" w:rsidR="006C00FB" w:rsidRPr="005B4073" w:rsidRDefault="004D116A" w:rsidP="00427DEA">
      <w:pPr>
        <w:pStyle w:val="IMG-Caption"/>
        <w:rPr>
          <w:szCs w:val="36"/>
        </w:rPr>
      </w:pPr>
      <w:r w:rsidRPr="005B4073">
        <w:rPr>
          <w:noProof/>
          <w:lang w:val="en-US"/>
        </w:rPr>
        <w:drawing>
          <wp:inline distT="0" distB="0" distL="0" distR="0" wp14:anchorId="28166070" wp14:editId="7D7E8093">
            <wp:extent cx="2187504" cy="18897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2225" cy="1893839"/>
                    </a:xfrm>
                    <a:prstGeom prst="rect">
                      <a:avLst/>
                    </a:prstGeom>
                  </pic:spPr>
                </pic:pic>
              </a:graphicData>
            </a:graphic>
          </wp:inline>
        </w:drawing>
      </w:r>
    </w:p>
    <w:p w14:paraId="68917D44" w14:textId="77777777" w:rsidR="004D116A" w:rsidRPr="005B4073" w:rsidRDefault="004D116A" w:rsidP="00427DEA">
      <w:pPr>
        <w:pStyle w:val="IMG-Caption"/>
      </w:pPr>
      <w:r w:rsidRPr="005B4073">
        <w:t xml:space="preserve">Figure 2.x: </w:t>
      </w:r>
      <w:r w:rsidR="00C177EB" w:rsidRPr="005B4073">
        <w:t>Support vectors in relation to the MMH</w:t>
      </w:r>
    </w:p>
    <w:p w14:paraId="2893EC9C" w14:textId="77777777" w:rsidR="008403C8" w:rsidRPr="005B4073" w:rsidRDefault="00BD7B3A" w:rsidP="00427DEA">
      <w:pPr>
        <w:pStyle w:val="P-Regular"/>
      </w:pPr>
      <w:r w:rsidRPr="005B4073">
        <w:t>In reality, most data is not linearly separable</w:t>
      </w:r>
      <w:r w:rsidR="002D1027" w:rsidRPr="005B4073">
        <w:t>. In this case</w:t>
      </w:r>
      <w:r w:rsidRPr="005B4073">
        <w:t xml:space="preserve">, SVM makes use of a slack variable which creates a soft margin (as opposed </w:t>
      </w:r>
      <w:r w:rsidR="00B93B42" w:rsidRPr="005B4073">
        <w:t>to a maximum margin) allowing</w:t>
      </w:r>
      <w:r w:rsidRPr="005B4073">
        <w:t xml:space="preserve"> some observations to fall on the incorrect side of the line</w:t>
      </w:r>
      <w:r w:rsidR="0063311A" w:rsidRPr="005B4073">
        <w:t xml:space="preserve"> (see Figure 2.x below)</w:t>
      </w:r>
      <w:r w:rsidR="002D1027" w:rsidRPr="005B4073">
        <w:t>.</w:t>
      </w:r>
    </w:p>
    <w:p w14:paraId="7C8539EC" w14:textId="77777777" w:rsidR="00BD7B3A" w:rsidRPr="005B4073" w:rsidRDefault="002D6B72" w:rsidP="00427DEA">
      <w:pPr>
        <w:pStyle w:val="IMG-Caption"/>
        <w:rPr>
          <w:szCs w:val="36"/>
        </w:rPr>
      </w:pPr>
      <w:r w:rsidRPr="005B4073">
        <w:rPr>
          <w:noProof/>
          <w:lang w:val="en-US"/>
        </w:rPr>
        <w:drawing>
          <wp:inline distT="0" distB="0" distL="0" distR="0" wp14:anchorId="79179593" wp14:editId="18D22EE7">
            <wp:extent cx="1950720" cy="17536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7615" cy="1759877"/>
                    </a:xfrm>
                    <a:prstGeom prst="rect">
                      <a:avLst/>
                    </a:prstGeom>
                  </pic:spPr>
                </pic:pic>
              </a:graphicData>
            </a:graphic>
          </wp:inline>
        </w:drawing>
      </w:r>
    </w:p>
    <w:p w14:paraId="1E0C1A0F" w14:textId="77777777" w:rsidR="002D6B72" w:rsidRPr="005B4073" w:rsidRDefault="002D6B72" w:rsidP="00427DEA">
      <w:pPr>
        <w:pStyle w:val="IMG-Caption"/>
      </w:pPr>
      <w:r w:rsidRPr="005B4073">
        <w:t>Figure 2.x:</w:t>
      </w:r>
      <w:r w:rsidR="0063311A" w:rsidRPr="005B4073">
        <w:t xml:space="preserve"> 2 observations (as denoted with grey shading and the Greek letter </w:t>
      </w:r>
      <w:proofErr w:type="spellStart"/>
      <w:r w:rsidR="0063311A" w:rsidRPr="005B4073">
        <w:rPr>
          <w:i/>
        </w:rPr>
        <w:t>Χ</w:t>
      </w:r>
      <w:r w:rsidR="0063311A" w:rsidRPr="005B4073">
        <w:t>i</w:t>
      </w:r>
      <w:proofErr w:type="spellEnd"/>
      <w:r w:rsidR="0063311A" w:rsidRPr="005B4073">
        <w:t>)</w:t>
      </w:r>
      <w:r w:rsidRPr="005B4073">
        <w:t xml:space="preserve"> </w:t>
      </w:r>
      <w:r w:rsidR="00A51748" w:rsidRPr="005B4073">
        <w:t>fall on the incorrect side of the soft margin</w:t>
      </w:r>
      <w:r w:rsidR="005A2689" w:rsidRPr="005B4073">
        <w:t xml:space="preserve"> line</w:t>
      </w:r>
      <w:r w:rsidR="00DF6577" w:rsidRPr="005B4073">
        <w:t>.</w:t>
      </w:r>
    </w:p>
    <w:p w14:paraId="4CE3B155" w14:textId="5E3F2E0B" w:rsidR="00431668" w:rsidRPr="005B4073" w:rsidRDefault="002D1027" w:rsidP="00427DEA">
      <w:pPr>
        <w:pStyle w:val="P-Regular"/>
      </w:pPr>
      <w:r w:rsidRPr="005B4073">
        <w:t>A cost value is applied to the misclassified data points and, instead of finding the maximum margin, the algorithm minimizes the total cost.</w:t>
      </w:r>
      <w:r w:rsidR="00B93B42" w:rsidRPr="005B4073">
        <w:t xml:space="preserve"> </w:t>
      </w:r>
      <w:r w:rsidR="003A75AB" w:rsidRPr="005B4073">
        <w:t>As the cost parameter increases, the harder SVM optimization will go for 100 percent separation</w:t>
      </w:r>
      <w:r w:rsidR="005565AB" w:rsidRPr="005B4073">
        <w:t xml:space="preserve"> and may over fit to the training data.</w:t>
      </w:r>
      <w:r w:rsidR="002B5540" w:rsidRPr="005B4073">
        <w:t xml:space="preserve"> </w:t>
      </w:r>
      <w:r w:rsidR="005565AB" w:rsidRPr="005B4073">
        <w:t>Co</w:t>
      </w:r>
      <w:r w:rsidR="002B5540" w:rsidRPr="005B4073">
        <w:t xml:space="preserve">nversely, lower cost parameters emphasize a wider margin and may under fit to the training data. Thus, to create SVM models that perform well on the test data it is important to determine a cost parameter that balances over fitting and under fitting. </w:t>
      </w:r>
    </w:p>
    <w:p w14:paraId="5616E118" w14:textId="77777777" w:rsidR="000B3B58" w:rsidRPr="005B4073" w:rsidRDefault="006E419F" w:rsidP="00427DEA">
      <w:pPr>
        <w:pStyle w:val="P-Regular"/>
      </w:pPr>
      <w:r w:rsidRPr="005B4073">
        <w:t xml:space="preserve">Additionally, </w:t>
      </w:r>
      <w:r w:rsidR="00431668" w:rsidRPr="005B4073">
        <w:t>data that is not linearly separable</w:t>
      </w:r>
      <w:r w:rsidRPr="005B4073">
        <w:t xml:space="preserve"> can be </w:t>
      </w:r>
      <w:r w:rsidR="007B31FC" w:rsidRPr="005B4073">
        <w:t>transformed</w:t>
      </w:r>
      <w:r w:rsidRPr="005B4073">
        <w:t xml:space="preserve"> into a higher dimension space using the Kernel trick. </w:t>
      </w:r>
      <w:r w:rsidR="00374F88" w:rsidRPr="005B4073">
        <w:t xml:space="preserve">After this mapping to a higher dimensional space, a nonlinear relationship can appear linear. </w:t>
      </w:r>
      <w:r w:rsidR="007B31FC" w:rsidRPr="005B4073">
        <w:t xml:space="preserve">By transforming the original data, SVM can discover associations not explicitly apparent in the original features. </w:t>
      </w:r>
      <w:proofErr w:type="spellStart"/>
      <w:r w:rsidR="00C77EC2" w:rsidRPr="005B4073">
        <w:t>Scikit</w:t>
      </w:r>
      <w:proofErr w:type="spellEnd"/>
      <w:r w:rsidR="00C77EC2" w:rsidRPr="005B4073">
        <w:t>-learn uses the Gaussian RBF kernel by default but comes equipped</w:t>
      </w:r>
      <w:r w:rsidR="00803C89" w:rsidRPr="005B4073">
        <w:t xml:space="preserve"> common kernels such as</w:t>
      </w:r>
      <w:r w:rsidR="00C77EC2" w:rsidRPr="005B4073">
        <w:t xml:space="preserve"> linear, polynomial, </w:t>
      </w:r>
      <w:r w:rsidR="00803C89" w:rsidRPr="005B4073">
        <w:t xml:space="preserve">and </w:t>
      </w:r>
      <w:r w:rsidR="00C77EC2" w:rsidRPr="005B4073">
        <w:t>sigmoid</w:t>
      </w:r>
      <w:r w:rsidR="004A2A91" w:rsidRPr="005B4073">
        <w:t xml:space="preserve"> a</w:t>
      </w:r>
      <w:r w:rsidR="00C77EC2" w:rsidRPr="005B4073">
        <w:t>s well.</w:t>
      </w:r>
      <w:r w:rsidR="00803C89" w:rsidRPr="005B4073">
        <w:t xml:space="preserve"> </w:t>
      </w:r>
      <w:r w:rsidR="00A55B7C" w:rsidRPr="005B4073">
        <w:t>In order to maximize the performance of an SVM classifier model, the optimal combination of kernel and cost function must be determined. Luckily, t</w:t>
      </w:r>
      <w:r w:rsidR="00CE5E94" w:rsidRPr="005B4073">
        <w:t>his can be</w:t>
      </w:r>
      <w:r w:rsidR="00A55B7C" w:rsidRPr="005B4073">
        <w:t xml:space="preserve"> easily</w:t>
      </w:r>
      <w:r w:rsidR="00CE5E94" w:rsidRPr="005B4073">
        <w:t xml:space="preserve"> achieved using grid search </w:t>
      </w:r>
      <w:proofErr w:type="spellStart"/>
      <w:r w:rsidR="00CE5E94" w:rsidRPr="005B4073">
        <w:t>hyperparameter</w:t>
      </w:r>
      <w:proofErr w:type="spellEnd"/>
      <w:r w:rsidR="00CE5E94" w:rsidRPr="005B4073">
        <w:t xml:space="preserve"> tuning as introduced in Exercise </w:t>
      </w:r>
      <w:r w:rsidR="00A12955" w:rsidRPr="005B4073">
        <w:t xml:space="preserve">7. </w:t>
      </w:r>
      <w:r w:rsidR="00C96EED" w:rsidRPr="005B4073">
        <w:t xml:space="preserve">In the following exercises </w:t>
      </w:r>
      <w:r w:rsidR="00C4538F" w:rsidRPr="005B4073">
        <w:t xml:space="preserve">and activities we will </w:t>
      </w:r>
      <w:r w:rsidR="00DA4997" w:rsidRPr="005B4073">
        <w:t>learn</w:t>
      </w:r>
      <w:r w:rsidR="00C4538F" w:rsidRPr="005B4073">
        <w:t xml:space="preserve"> how this feat is accomplished.</w:t>
      </w:r>
    </w:p>
    <w:p w14:paraId="3E93B62B" w14:textId="77777777" w:rsidR="00B865AD" w:rsidRPr="005B4073" w:rsidRDefault="00B865AD" w:rsidP="00427DEA">
      <w:pPr>
        <w:pStyle w:val="H2-General"/>
      </w:pPr>
      <w:r w:rsidRPr="005B4073">
        <w:t>Exercise 8: Preparing data for support vector classifier</w:t>
      </w:r>
    </w:p>
    <w:p w14:paraId="43C07719" w14:textId="77777777" w:rsidR="0022362D" w:rsidRPr="005B4073" w:rsidRDefault="00780BB3" w:rsidP="00427DEA">
      <w:pPr>
        <w:pStyle w:val="SB-Sidebar"/>
      </w:pPr>
      <w:r w:rsidRPr="005B4073">
        <w:t>Exercise 8</w:t>
      </w:r>
      <w:r w:rsidR="0022362D" w:rsidRPr="005B4073">
        <w:t>: Preparing data for support vector classifier</w:t>
      </w:r>
    </w:p>
    <w:p w14:paraId="49A5CE00" w14:textId="77777777" w:rsidR="005A7ACF" w:rsidRPr="005B4073" w:rsidRDefault="005A7ACF" w:rsidP="00427DEA">
      <w:pPr>
        <w:pStyle w:val="P-Regular"/>
      </w:pPr>
      <w:r w:rsidRPr="005B4073">
        <w:t>Before fitting an SVM classifier model, we must prepare our data. Since SVM is a black box, meaning the processes between input and output are no</w:t>
      </w:r>
      <w:r w:rsidR="00FB3E81" w:rsidRPr="005B4073">
        <w:t>t</w:t>
      </w:r>
      <w:r w:rsidRPr="005B4073">
        <w:t xml:space="preserve"> explicit, </w:t>
      </w:r>
      <w:r w:rsidR="00297491" w:rsidRPr="005B4073">
        <w:t>we do not need to worry about interpretability. Thus, we will transform the features in our data into z-scores prior to fitting the model. The following steps will show how to do this.</w:t>
      </w:r>
    </w:p>
    <w:p w14:paraId="47D67FCF" w14:textId="20A55401" w:rsidR="00B865AD" w:rsidRPr="005B4073" w:rsidRDefault="00F84555" w:rsidP="00014872">
      <w:pPr>
        <w:pStyle w:val="L-Numbers"/>
        <w:numPr>
          <w:ilvl w:val="0"/>
          <w:numId w:val="23"/>
        </w:numPr>
      </w:pPr>
      <w:r w:rsidRPr="005B4073">
        <w:t xml:space="preserve">Import </w:t>
      </w:r>
      <w:r w:rsidRPr="00427DEA">
        <w:rPr>
          <w:rStyle w:val="P-Code"/>
        </w:rPr>
        <w:t>weather.csv</w:t>
      </w:r>
      <w:r w:rsidRPr="005B4073">
        <w:t xml:space="preserve"> using the following code:</w:t>
      </w:r>
    </w:p>
    <w:p w14:paraId="00DD8FF7" w14:textId="77777777" w:rsidR="00B865AD" w:rsidRPr="005B4073" w:rsidRDefault="00B865AD" w:rsidP="00427DEA">
      <w:pPr>
        <w:pStyle w:val="L-Source"/>
      </w:pPr>
      <w:proofErr w:type="gramStart"/>
      <w:r w:rsidRPr="005B4073">
        <w:t>import</w:t>
      </w:r>
      <w:proofErr w:type="gramEnd"/>
      <w:r w:rsidRPr="005B4073">
        <w:t xml:space="preserve"> pandas as </w:t>
      </w:r>
      <w:proofErr w:type="spellStart"/>
      <w:r w:rsidRPr="005B4073">
        <w:t>pd</w:t>
      </w:r>
      <w:proofErr w:type="spellEnd"/>
    </w:p>
    <w:p w14:paraId="4EE8A4A9" w14:textId="77777777" w:rsidR="00B865AD" w:rsidRPr="005B4073" w:rsidRDefault="00B865AD" w:rsidP="00427DEA">
      <w:pPr>
        <w:pStyle w:val="L-Source"/>
      </w:pPr>
      <w:proofErr w:type="spellStart"/>
      <w:proofErr w:type="gramStart"/>
      <w:r w:rsidRPr="005B4073">
        <w:t>df</w:t>
      </w:r>
      <w:proofErr w:type="spellEnd"/>
      <w:proofErr w:type="gramEnd"/>
      <w:r w:rsidRPr="005B4073">
        <w:t xml:space="preserve"> = </w:t>
      </w:r>
      <w:proofErr w:type="spellStart"/>
      <w:r w:rsidRPr="005B4073">
        <w:t>pd.read_csv</w:t>
      </w:r>
      <w:proofErr w:type="spellEnd"/>
      <w:r w:rsidRPr="005B4073">
        <w:t>('weather.csv')</w:t>
      </w:r>
    </w:p>
    <w:p w14:paraId="365BC10B" w14:textId="34A729DB" w:rsidR="00B865AD" w:rsidRPr="005B4073" w:rsidRDefault="00F84555" w:rsidP="00427DEA">
      <w:pPr>
        <w:pStyle w:val="L-Numbers"/>
      </w:pPr>
      <w:r w:rsidRPr="005B4073">
        <w:t>D</w:t>
      </w:r>
      <w:r w:rsidR="00B865AD" w:rsidRPr="005B4073">
        <w:t>ummy code</w:t>
      </w:r>
      <w:r w:rsidRPr="005B4073">
        <w:t xml:space="preserve"> the categorical feature,</w:t>
      </w:r>
      <w:r w:rsidR="00B865AD" w:rsidRPr="005B4073">
        <w:t xml:space="preserve"> </w:t>
      </w:r>
      <w:r w:rsidR="00B865AD" w:rsidRPr="00427DEA">
        <w:rPr>
          <w:rStyle w:val="P-Code"/>
        </w:rPr>
        <w:t>Summary</w:t>
      </w:r>
      <w:r w:rsidRPr="005B4073">
        <w:t xml:space="preserve"> as follows:</w:t>
      </w:r>
    </w:p>
    <w:p w14:paraId="7F799EEE" w14:textId="77777777" w:rsidR="00B865AD" w:rsidRPr="005B4073" w:rsidRDefault="00B865AD" w:rsidP="00427DEA">
      <w:pPr>
        <w:pStyle w:val="L-Source"/>
      </w:pPr>
      <w:proofErr w:type="gramStart"/>
      <w:r w:rsidRPr="005B4073">
        <w:t>import</w:t>
      </w:r>
      <w:proofErr w:type="gramEnd"/>
      <w:r w:rsidRPr="005B4073">
        <w:t xml:space="preserve"> pandas as </w:t>
      </w:r>
      <w:proofErr w:type="spellStart"/>
      <w:r w:rsidRPr="005B4073">
        <w:t>pd</w:t>
      </w:r>
      <w:proofErr w:type="spellEnd"/>
    </w:p>
    <w:p w14:paraId="77D30C2A" w14:textId="77777777" w:rsidR="00B865AD" w:rsidRPr="005B4073" w:rsidRDefault="00B865AD" w:rsidP="00427DEA">
      <w:pPr>
        <w:pStyle w:val="L-Source"/>
      </w:pPr>
      <w:proofErr w:type="spellStart"/>
      <w:r w:rsidRPr="005B4073">
        <w:t>df_dummies</w:t>
      </w:r>
      <w:proofErr w:type="spellEnd"/>
      <w:r w:rsidRPr="005B4073">
        <w:t xml:space="preserve"> = </w:t>
      </w:r>
      <w:proofErr w:type="spellStart"/>
      <w:r w:rsidRPr="005B4073">
        <w:t>pd.get_</w:t>
      </w:r>
      <w:proofErr w:type="gramStart"/>
      <w:r w:rsidRPr="005B4073">
        <w:t>dummies</w:t>
      </w:r>
      <w:proofErr w:type="spellEnd"/>
      <w:r w:rsidRPr="005B4073">
        <w:t>(</w:t>
      </w:r>
      <w:proofErr w:type="spellStart"/>
      <w:proofErr w:type="gramEnd"/>
      <w:r w:rsidRPr="005B4073">
        <w:t>df</w:t>
      </w:r>
      <w:proofErr w:type="spellEnd"/>
      <w:r w:rsidRPr="005B4073">
        <w:t xml:space="preserve">, </w:t>
      </w:r>
      <w:proofErr w:type="spellStart"/>
      <w:r w:rsidRPr="005B4073">
        <w:t>drop_first</w:t>
      </w:r>
      <w:proofErr w:type="spellEnd"/>
      <w:r w:rsidRPr="005B4073">
        <w:t>=True)</w:t>
      </w:r>
    </w:p>
    <w:p w14:paraId="263232DC" w14:textId="77777777" w:rsidR="00B865AD" w:rsidRPr="005B4073" w:rsidRDefault="00F84555" w:rsidP="00427DEA">
      <w:pPr>
        <w:pStyle w:val="L-Numbers"/>
      </w:pPr>
      <w:r w:rsidRPr="005B4073">
        <w:t xml:space="preserve">Shuffle </w:t>
      </w:r>
      <w:proofErr w:type="spellStart"/>
      <w:r w:rsidR="00B865AD" w:rsidRPr="00427DEA">
        <w:rPr>
          <w:rStyle w:val="P-Code"/>
        </w:rPr>
        <w:t>df_dummies</w:t>
      </w:r>
      <w:proofErr w:type="spellEnd"/>
      <w:r w:rsidRPr="005B4073">
        <w:t xml:space="preserve"> to remove any ordering effects using the code below:</w:t>
      </w:r>
    </w:p>
    <w:p w14:paraId="6ED5DC97" w14:textId="77777777" w:rsidR="00B865AD" w:rsidRPr="005B4073" w:rsidRDefault="00B865AD" w:rsidP="00427DEA">
      <w:pPr>
        <w:pStyle w:val="L-Source"/>
      </w:pPr>
      <w:proofErr w:type="gramStart"/>
      <w:r w:rsidRPr="005B4073">
        <w:t>from</w:t>
      </w:r>
      <w:proofErr w:type="gramEnd"/>
      <w:r w:rsidRPr="005B4073">
        <w:t xml:space="preserve"> </w:t>
      </w:r>
      <w:proofErr w:type="spellStart"/>
      <w:r w:rsidRPr="005B4073">
        <w:t>sklearn.utils</w:t>
      </w:r>
      <w:proofErr w:type="spellEnd"/>
      <w:r w:rsidRPr="005B4073">
        <w:t xml:space="preserve"> import shuffle</w:t>
      </w:r>
    </w:p>
    <w:p w14:paraId="1D7C6F50" w14:textId="77777777" w:rsidR="00B865AD" w:rsidRPr="005B4073" w:rsidRDefault="00B865AD" w:rsidP="00427DEA">
      <w:pPr>
        <w:pStyle w:val="L-Source"/>
      </w:pPr>
      <w:proofErr w:type="spellStart"/>
      <w:r w:rsidRPr="005B4073">
        <w:t>df_shuffled</w:t>
      </w:r>
      <w:proofErr w:type="spellEnd"/>
      <w:r w:rsidRPr="005B4073">
        <w:t xml:space="preserve"> = </w:t>
      </w:r>
      <w:proofErr w:type="gramStart"/>
      <w:r w:rsidRPr="005B4073">
        <w:t>shuffle(</w:t>
      </w:r>
      <w:proofErr w:type="spellStart"/>
      <w:proofErr w:type="gramEnd"/>
      <w:r w:rsidRPr="005B4073">
        <w:t>df_dummies</w:t>
      </w:r>
      <w:proofErr w:type="spellEnd"/>
      <w:r w:rsidRPr="005B4073">
        <w:t xml:space="preserve">, </w:t>
      </w:r>
      <w:proofErr w:type="spellStart"/>
      <w:r w:rsidRPr="005B4073">
        <w:t>random_state</w:t>
      </w:r>
      <w:proofErr w:type="spellEnd"/>
      <w:r w:rsidRPr="005B4073">
        <w:t>=42)</w:t>
      </w:r>
    </w:p>
    <w:p w14:paraId="76C7E9CC" w14:textId="0C915A00" w:rsidR="00B865AD" w:rsidRPr="005B4073" w:rsidRDefault="00F84555" w:rsidP="00427DEA">
      <w:pPr>
        <w:pStyle w:val="L-Numbers"/>
      </w:pPr>
      <w:r w:rsidRPr="005B4073">
        <w:t>S</w:t>
      </w:r>
      <w:ins w:id="202" w:author="Aaron England" w:date="2019-05-08T21:28:00Z">
        <w:r w:rsidR="007727F7">
          <w:t>p</w:t>
        </w:r>
      </w:ins>
      <w:r w:rsidR="00B865AD" w:rsidRPr="005B4073">
        <w:t xml:space="preserve">lit </w:t>
      </w:r>
      <w:proofErr w:type="spellStart"/>
      <w:r w:rsidR="00B865AD" w:rsidRPr="00427DEA">
        <w:rPr>
          <w:rStyle w:val="P-Code"/>
        </w:rPr>
        <w:t>df_shuffled</w:t>
      </w:r>
      <w:proofErr w:type="spellEnd"/>
      <w:r w:rsidR="00B865AD" w:rsidRPr="005B4073">
        <w:t xml:space="preserve"> into </w:t>
      </w:r>
      <w:r w:rsidR="00B865AD" w:rsidRPr="00427DEA">
        <w:rPr>
          <w:rStyle w:val="P-Code"/>
        </w:rPr>
        <w:t>X</w:t>
      </w:r>
      <w:r w:rsidR="00B865AD" w:rsidRPr="005B4073">
        <w:t xml:space="preserve"> and </w:t>
      </w:r>
      <w:r w:rsidR="00B865AD" w:rsidRPr="00427DEA">
        <w:rPr>
          <w:rStyle w:val="P-Code"/>
        </w:rPr>
        <w:t>y</w:t>
      </w:r>
      <w:r w:rsidRPr="005B4073">
        <w:t xml:space="preserve"> using the following code:</w:t>
      </w:r>
    </w:p>
    <w:p w14:paraId="204F23EF" w14:textId="77777777" w:rsidR="00B865AD" w:rsidRPr="005B4073" w:rsidRDefault="00F84555" w:rsidP="00427DEA">
      <w:pPr>
        <w:pStyle w:val="L-Source"/>
      </w:pPr>
      <w:r w:rsidRPr="005B4073">
        <w:t>DV = 'Rain'</w:t>
      </w:r>
    </w:p>
    <w:p w14:paraId="17225CB9" w14:textId="77777777" w:rsidR="00F84555" w:rsidRPr="005B4073" w:rsidRDefault="00B865AD" w:rsidP="00427DEA">
      <w:pPr>
        <w:pStyle w:val="L-Source"/>
      </w:pPr>
      <w:r w:rsidRPr="005B4073">
        <w:t xml:space="preserve">X = </w:t>
      </w:r>
      <w:proofErr w:type="spellStart"/>
      <w:r w:rsidRPr="005B4073">
        <w:t>df_</w:t>
      </w:r>
      <w:proofErr w:type="gramStart"/>
      <w:r w:rsidRPr="005B4073">
        <w:t>shuffled.drop</w:t>
      </w:r>
      <w:proofErr w:type="spellEnd"/>
      <w:r w:rsidRPr="005B4073">
        <w:t>(</w:t>
      </w:r>
      <w:proofErr w:type="gramEnd"/>
      <w:r w:rsidRPr="005B4073">
        <w:t xml:space="preserve">DV, axis=1) </w:t>
      </w:r>
    </w:p>
    <w:p w14:paraId="1C4BD0F8" w14:textId="77777777" w:rsidR="00B865AD" w:rsidRPr="005B4073" w:rsidRDefault="00B865AD" w:rsidP="00427DEA">
      <w:pPr>
        <w:pStyle w:val="L-Source"/>
      </w:pPr>
      <w:r w:rsidRPr="005B4073">
        <w:t xml:space="preserve">y = </w:t>
      </w:r>
      <w:proofErr w:type="spellStart"/>
      <w:r w:rsidRPr="005B4073">
        <w:t>df_</w:t>
      </w:r>
      <w:proofErr w:type="gramStart"/>
      <w:r w:rsidRPr="005B4073">
        <w:t>shuffl</w:t>
      </w:r>
      <w:r w:rsidR="005831D3" w:rsidRPr="005B4073">
        <w:t>ed</w:t>
      </w:r>
      <w:proofErr w:type="spellEnd"/>
      <w:r w:rsidR="005831D3" w:rsidRPr="005B4073">
        <w:t>[</w:t>
      </w:r>
      <w:proofErr w:type="gramEnd"/>
      <w:r w:rsidR="005831D3" w:rsidRPr="005B4073">
        <w:t>DV]</w:t>
      </w:r>
    </w:p>
    <w:p w14:paraId="39AFBAFE" w14:textId="0F13209C" w:rsidR="007727F7" w:rsidRPr="005B4073" w:rsidRDefault="007727F7" w:rsidP="007727F7">
      <w:pPr>
        <w:pStyle w:val="L-Numbers"/>
        <w:rPr>
          <w:moveTo w:id="203" w:author="Aaron England" w:date="2019-05-08T21:27:00Z"/>
        </w:rPr>
      </w:pPr>
      <w:moveToRangeStart w:id="204" w:author="Aaron England" w:date="2019-05-08T21:27:00Z" w:name="move8243288"/>
      <w:moveTo w:id="205" w:author="Aaron England" w:date="2019-05-08T21:27:00Z">
        <w:r w:rsidRPr="005B4073">
          <w:t xml:space="preserve">Split </w:t>
        </w:r>
        <w:r w:rsidRPr="00427DEA">
          <w:rPr>
            <w:rStyle w:val="P-Code"/>
          </w:rPr>
          <w:t>X</w:t>
        </w:r>
        <w:del w:id="206" w:author="Aaron England" w:date="2019-05-08T21:28:00Z">
          <w:r w:rsidRPr="00427DEA" w:rsidDel="007727F7">
            <w:rPr>
              <w:rStyle w:val="P-Code"/>
            </w:rPr>
            <w:delText>_scaled</w:delText>
          </w:r>
        </w:del>
        <w:r w:rsidRPr="005B4073">
          <w:t xml:space="preserve"> and y into testing and training data using the code below:</w:t>
        </w:r>
      </w:moveTo>
    </w:p>
    <w:p w14:paraId="25A5706E" w14:textId="77777777" w:rsidR="007727F7" w:rsidRPr="005B4073" w:rsidRDefault="007727F7" w:rsidP="007727F7">
      <w:pPr>
        <w:pStyle w:val="L-Source"/>
        <w:rPr>
          <w:moveTo w:id="207" w:author="Aaron England" w:date="2019-05-08T21:27:00Z"/>
        </w:rPr>
      </w:pPr>
      <w:proofErr w:type="gramStart"/>
      <w:moveTo w:id="208" w:author="Aaron England" w:date="2019-05-08T21:27:00Z">
        <w:r w:rsidRPr="005B4073">
          <w:t>from</w:t>
        </w:r>
        <w:proofErr w:type="gramEnd"/>
        <w:r w:rsidRPr="005B4073">
          <w:t xml:space="preserve"> </w:t>
        </w:r>
        <w:proofErr w:type="spellStart"/>
        <w:r w:rsidRPr="005B4073">
          <w:t>sklearn.model_selection</w:t>
        </w:r>
        <w:proofErr w:type="spellEnd"/>
        <w:r w:rsidRPr="005B4073">
          <w:t xml:space="preserve"> import </w:t>
        </w:r>
        <w:proofErr w:type="spellStart"/>
        <w:r w:rsidRPr="005B4073">
          <w:t>train_test_split</w:t>
        </w:r>
        <w:proofErr w:type="spellEnd"/>
      </w:moveTo>
    </w:p>
    <w:p w14:paraId="56D6E162" w14:textId="2AFA0B6A" w:rsidR="007727F7" w:rsidRPr="005B4073" w:rsidDel="007C2D49" w:rsidRDefault="007727F7" w:rsidP="007727F7">
      <w:pPr>
        <w:pStyle w:val="L-Source"/>
        <w:rPr>
          <w:del w:id="209" w:author="Aaron England" w:date="2019-05-08T21:28:00Z"/>
          <w:moveTo w:id="210" w:author="Aaron England" w:date="2019-05-08T21:27:00Z"/>
        </w:rPr>
      </w:pPr>
      <w:proofErr w:type="spellStart"/>
      <w:moveTo w:id="211" w:author="Aaron England" w:date="2019-05-08T21:27:00Z">
        <w:r w:rsidRPr="005B4073">
          <w:t>X_train</w:t>
        </w:r>
        <w:proofErr w:type="spellEnd"/>
        <w:r w:rsidRPr="005B4073">
          <w:t xml:space="preserve">, </w:t>
        </w:r>
        <w:proofErr w:type="spellStart"/>
        <w:r w:rsidRPr="005B4073">
          <w:t>X_test</w:t>
        </w:r>
        <w:proofErr w:type="spellEnd"/>
        <w:r w:rsidRPr="005B4073">
          <w:t xml:space="preserve">, </w:t>
        </w:r>
        <w:proofErr w:type="spellStart"/>
        <w:r w:rsidRPr="005B4073">
          <w:t>y_train</w:t>
        </w:r>
        <w:proofErr w:type="spellEnd"/>
        <w:r w:rsidRPr="005B4073">
          <w:t xml:space="preserve">, </w:t>
        </w:r>
        <w:proofErr w:type="spellStart"/>
        <w:r w:rsidRPr="005B4073">
          <w:t>y_test</w:t>
        </w:r>
        <w:proofErr w:type="spellEnd"/>
        <w:r w:rsidRPr="005B4073">
          <w:t xml:space="preserve"> = </w:t>
        </w:r>
        <w:proofErr w:type="spellStart"/>
        <w:r w:rsidRPr="005B4073">
          <w:t>train_test_split</w:t>
        </w:r>
        <w:proofErr w:type="spellEnd"/>
        <w:r w:rsidRPr="005B4073">
          <w:t>(X</w:t>
        </w:r>
        <w:del w:id="212" w:author="Aaron England" w:date="2019-05-08T21:28:00Z">
          <w:r w:rsidRPr="005B4073" w:rsidDel="008732C6">
            <w:delText>_scaled</w:delText>
          </w:r>
        </w:del>
        <w:r w:rsidRPr="005B4073">
          <w:t xml:space="preserve">, y, </w:t>
        </w:r>
        <w:proofErr w:type="spellStart"/>
        <w:r w:rsidRPr="005B4073">
          <w:t>test_size</w:t>
        </w:r>
        <w:proofErr w:type="spellEnd"/>
        <w:r w:rsidRPr="005B4073">
          <w:t xml:space="preserve">=0.33, </w:t>
        </w:r>
        <w:proofErr w:type="spellStart"/>
        <w:r w:rsidRPr="005B4073">
          <w:t>random_state</w:t>
        </w:r>
        <w:proofErr w:type="spellEnd"/>
        <w:r w:rsidRPr="005B4073">
          <w:t>=42)</w:t>
        </w:r>
      </w:moveTo>
    </w:p>
    <w:moveToRangeEnd w:id="204"/>
    <w:p w14:paraId="01D3E974" w14:textId="77777777" w:rsidR="007727F7" w:rsidRDefault="007727F7" w:rsidP="007C2D49">
      <w:pPr>
        <w:pStyle w:val="L-Source"/>
        <w:rPr>
          <w:ins w:id="213" w:author="Aaron England" w:date="2019-05-08T21:27:00Z"/>
        </w:rPr>
        <w:pPrChange w:id="214" w:author="Aaron England" w:date="2019-05-08T21:28:00Z">
          <w:pPr>
            <w:pStyle w:val="L-Numbers"/>
          </w:pPr>
        </w:pPrChange>
      </w:pPr>
    </w:p>
    <w:p w14:paraId="4397468A" w14:textId="3F2298E1" w:rsidR="00B865AD" w:rsidRPr="005B4073" w:rsidRDefault="007C2D49" w:rsidP="00427DEA">
      <w:pPr>
        <w:pStyle w:val="L-Numbers"/>
      </w:pPr>
      <w:ins w:id="215" w:author="Aaron England" w:date="2019-05-08T21:29:00Z">
        <w:r>
          <w:t xml:space="preserve">To prevent any data leakage </w:t>
        </w:r>
      </w:ins>
      <w:del w:id="216" w:author="Aaron England" w:date="2019-05-08T21:29:00Z">
        <w:r w:rsidR="009B6A93" w:rsidRPr="005B4073" w:rsidDel="007C2D49">
          <w:delText>S</w:delText>
        </w:r>
      </w:del>
      <w:ins w:id="217" w:author="Aaron England" w:date="2019-05-08T21:29:00Z">
        <w:r>
          <w:t>s</w:t>
        </w:r>
      </w:ins>
      <w:r w:rsidR="00B865AD" w:rsidRPr="005B4073">
        <w:t>cale</w:t>
      </w:r>
      <w:ins w:id="218" w:author="Aaron England" w:date="2019-05-08T21:28:00Z">
        <w:r>
          <w:t xml:space="preserve"> </w:t>
        </w:r>
        <w:proofErr w:type="spellStart"/>
        <w:r>
          <w:t>X_train</w:t>
        </w:r>
        <w:proofErr w:type="spellEnd"/>
        <w:r>
          <w:t xml:space="preserve"> and </w:t>
        </w:r>
        <w:proofErr w:type="spellStart"/>
        <w:r>
          <w:t>X_test</w:t>
        </w:r>
      </w:ins>
      <w:proofErr w:type="spellEnd"/>
      <w:ins w:id="219" w:author="Aaron England" w:date="2019-05-08T21:29:00Z">
        <w:r>
          <w:t xml:space="preserve"> </w:t>
        </w:r>
      </w:ins>
      <w:del w:id="220" w:author="Aaron England" w:date="2019-05-08T21:28:00Z">
        <w:r w:rsidR="009B6A93" w:rsidRPr="005B4073" w:rsidDel="007C2D49">
          <w:delText xml:space="preserve"> the features,</w:delText>
        </w:r>
        <w:r w:rsidR="00B865AD" w:rsidRPr="005B4073" w:rsidDel="007C2D49">
          <w:delText xml:space="preserve"> </w:delText>
        </w:r>
        <w:r w:rsidR="00B865AD" w:rsidRPr="00427DEA" w:rsidDel="007C2D49">
          <w:rPr>
            <w:rStyle w:val="P-Code"/>
          </w:rPr>
          <w:delText>X</w:delText>
        </w:r>
      </w:del>
      <w:del w:id="221" w:author="Aaron England" w:date="2019-05-08T21:30:00Z">
        <w:r w:rsidR="009B6A93" w:rsidRPr="005B4073" w:rsidDel="006F2459">
          <w:delText>,</w:delText>
        </w:r>
        <w:r w:rsidR="009B6A93" w:rsidRPr="005B4073" w:rsidDel="002A493F">
          <w:delText xml:space="preserve"> </w:delText>
        </w:r>
      </w:del>
      <w:r w:rsidR="009B6A93" w:rsidRPr="005B4073">
        <w:t>by transforming them to z-scores</w:t>
      </w:r>
      <w:ins w:id="222" w:author="Aaron England" w:date="2019-05-08T21:30:00Z">
        <w:r w:rsidR="002A493F">
          <w:t xml:space="preserve"> separately</w:t>
        </w:r>
      </w:ins>
      <w:r w:rsidR="009B6A93" w:rsidRPr="005B4073">
        <w:t xml:space="preserve"> as follows:</w:t>
      </w:r>
    </w:p>
    <w:p w14:paraId="6917F78F" w14:textId="77777777" w:rsidR="00B865AD" w:rsidRPr="005B4073" w:rsidRDefault="00B865AD" w:rsidP="00427DEA">
      <w:pPr>
        <w:pStyle w:val="L-Source"/>
      </w:pPr>
      <w:proofErr w:type="gramStart"/>
      <w:r w:rsidRPr="005B4073">
        <w:t>from</w:t>
      </w:r>
      <w:proofErr w:type="gramEnd"/>
      <w:r w:rsidRPr="005B4073">
        <w:t xml:space="preserve"> </w:t>
      </w:r>
      <w:proofErr w:type="spellStart"/>
      <w:r w:rsidRPr="005B4073">
        <w:t>sklearn.preprocessing</w:t>
      </w:r>
      <w:proofErr w:type="spellEnd"/>
      <w:r w:rsidRPr="005B4073">
        <w:t xml:space="preserve"> import </w:t>
      </w:r>
      <w:proofErr w:type="spellStart"/>
      <w:r w:rsidRPr="005B4073">
        <w:t>StandardScaler</w:t>
      </w:r>
      <w:proofErr w:type="spellEnd"/>
    </w:p>
    <w:p w14:paraId="578127A7" w14:textId="77777777" w:rsidR="00B865AD" w:rsidRPr="005B4073" w:rsidRDefault="00B865AD" w:rsidP="00427DEA">
      <w:pPr>
        <w:pStyle w:val="L-Source"/>
      </w:pPr>
      <w:proofErr w:type="gramStart"/>
      <w:r w:rsidRPr="005B4073">
        <w:t>model</w:t>
      </w:r>
      <w:proofErr w:type="gramEnd"/>
      <w:r w:rsidRPr="005B4073">
        <w:t xml:space="preserve"> = </w:t>
      </w:r>
      <w:proofErr w:type="spellStart"/>
      <w:r w:rsidRPr="005B4073">
        <w:t>StandardScaler</w:t>
      </w:r>
      <w:proofErr w:type="spellEnd"/>
      <w:r w:rsidRPr="005B4073">
        <w:t xml:space="preserve">() </w:t>
      </w:r>
    </w:p>
    <w:p w14:paraId="5ED6F93B" w14:textId="408DB223" w:rsidR="007C2D49" w:rsidRDefault="00B865AD" w:rsidP="00427DEA">
      <w:pPr>
        <w:pStyle w:val="L-Source"/>
        <w:rPr>
          <w:ins w:id="223" w:author="Aaron England" w:date="2019-05-08T21:30:00Z"/>
        </w:rPr>
      </w:pPr>
      <w:proofErr w:type="spellStart"/>
      <w:r w:rsidRPr="005B4073">
        <w:t>X_</w:t>
      </w:r>
      <w:ins w:id="224" w:author="Aaron England" w:date="2019-05-08T21:30:00Z">
        <w:r w:rsidR="007C2D49">
          <w:t>train_</w:t>
        </w:r>
      </w:ins>
      <w:r w:rsidRPr="005B4073">
        <w:t>scaled</w:t>
      </w:r>
      <w:proofErr w:type="spellEnd"/>
      <w:r w:rsidRPr="005B4073">
        <w:t xml:space="preserve"> = </w:t>
      </w:r>
      <w:proofErr w:type="spellStart"/>
      <w:r w:rsidRPr="005B4073">
        <w:t>model.fit_</w:t>
      </w:r>
      <w:proofErr w:type="gramStart"/>
      <w:r w:rsidRPr="005B4073">
        <w:t>transform</w:t>
      </w:r>
      <w:proofErr w:type="spellEnd"/>
      <w:r w:rsidRPr="005B4073">
        <w:t>(</w:t>
      </w:r>
      <w:proofErr w:type="spellStart"/>
      <w:proofErr w:type="gramEnd"/>
      <w:r w:rsidRPr="005B4073">
        <w:t>X</w:t>
      </w:r>
      <w:ins w:id="225" w:author="Aaron England" w:date="2019-05-08T21:30:00Z">
        <w:r w:rsidR="007C2D49">
          <w:t>_train</w:t>
        </w:r>
      </w:ins>
      <w:proofErr w:type="spellEnd"/>
      <w:r w:rsidRPr="005B4073">
        <w:t>)</w:t>
      </w:r>
    </w:p>
    <w:p w14:paraId="10DB116E" w14:textId="5B99733C" w:rsidR="00B865AD" w:rsidRPr="005B4073" w:rsidRDefault="007C2D49" w:rsidP="00427DEA">
      <w:pPr>
        <w:pStyle w:val="L-Source"/>
      </w:pPr>
      <w:proofErr w:type="spellStart"/>
      <w:ins w:id="226" w:author="Aaron England" w:date="2019-05-08T21:30:00Z">
        <w:r>
          <w:t>X_test_scaled</w:t>
        </w:r>
        <w:proofErr w:type="spellEnd"/>
        <w:r>
          <w:t xml:space="preserve"> = </w:t>
        </w:r>
        <w:proofErr w:type="spellStart"/>
        <w:r>
          <w:t>model.fit_</w:t>
        </w:r>
        <w:proofErr w:type="gramStart"/>
        <w:r>
          <w:t>transform</w:t>
        </w:r>
        <w:proofErr w:type="spellEnd"/>
        <w:r>
          <w:t>(</w:t>
        </w:r>
        <w:proofErr w:type="spellStart"/>
        <w:proofErr w:type="gramEnd"/>
        <w:r>
          <w:t>X_test</w:t>
        </w:r>
        <w:proofErr w:type="spellEnd"/>
        <w:r>
          <w:t>)</w:t>
        </w:r>
      </w:ins>
      <w:del w:id="227" w:author="Aaron England" w:date="2019-05-08T21:30:00Z">
        <w:r w:rsidR="00B865AD" w:rsidRPr="005B4073" w:rsidDel="007C2D49">
          <w:delText xml:space="preserve"> </w:delText>
        </w:r>
      </w:del>
    </w:p>
    <w:p w14:paraId="71083D4E" w14:textId="62B33138" w:rsidR="00B865AD" w:rsidRPr="005B4073" w:rsidDel="007727F7" w:rsidRDefault="009B6A93" w:rsidP="00427DEA">
      <w:pPr>
        <w:pStyle w:val="L-Numbers"/>
        <w:rPr>
          <w:moveFrom w:id="228" w:author="Aaron England" w:date="2019-05-08T21:27:00Z"/>
        </w:rPr>
      </w:pPr>
      <w:moveFromRangeStart w:id="229" w:author="Aaron England" w:date="2019-05-08T21:27:00Z" w:name="move8243288"/>
      <w:moveFrom w:id="230" w:author="Aaron England" w:date="2019-05-08T21:27:00Z">
        <w:r w:rsidRPr="005B4073" w:rsidDel="007727F7">
          <w:t>S</w:t>
        </w:r>
        <w:r w:rsidR="00B865AD" w:rsidRPr="005B4073" w:rsidDel="007727F7">
          <w:t xml:space="preserve">plit </w:t>
        </w:r>
        <w:r w:rsidR="00B865AD" w:rsidRPr="00427DEA" w:rsidDel="007727F7">
          <w:rPr>
            <w:rStyle w:val="P-Code"/>
          </w:rPr>
          <w:t>X</w:t>
        </w:r>
        <w:r w:rsidRPr="00427DEA" w:rsidDel="007727F7">
          <w:rPr>
            <w:rStyle w:val="P-Code"/>
          </w:rPr>
          <w:t>_scaled</w:t>
        </w:r>
        <w:r w:rsidR="00B865AD" w:rsidRPr="005B4073" w:rsidDel="007727F7">
          <w:t xml:space="preserve"> and y into testing and training data</w:t>
        </w:r>
        <w:r w:rsidRPr="005B4073" w:rsidDel="007727F7">
          <w:t xml:space="preserve"> using the code below:</w:t>
        </w:r>
      </w:moveFrom>
    </w:p>
    <w:p w14:paraId="71AC780E" w14:textId="764A7FCB" w:rsidR="00B865AD" w:rsidRPr="005B4073" w:rsidDel="007727F7" w:rsidRDefault="00B865AD" w:rsidP="00427DEA">
      <w:pPr>
        <w:pStyle w:val="L-Source"/>
        <w:rPr>
          <w:moveFrom w:id="231" w:author="Aaron England" w:date="2019-05-08T21:27:00Z"/>
        </w:rPr>
      </w:pPr>
      <w:moveFrom w:id="232" w:author="Aaron England" w:date="2019-05-08T21:27:00Z">
        <w:r w:rsidRPr="005B4073" w:rsidDel="007727F7">
          <w:t>from sklearn.model_selection import train_test_split</w:t>
        </w:r>
      </w:moveFrom>
    </w:p>
    <w:p w14:paraId="008699D7" w14:textId="7C06BE71" w:rsidR="00B865AD" w:rsidRPr="005B4073" w:rsidDel="007727F7" w:rsidRDefault="00B865AD" w:rsidP="00427DEA">
      <w:pPr>
        <w:pStyle w:val="L-Source"/>
        <w:rPr>
          <w:moveFrom w:id="233" w:author="Aaron England" w:date="2019-05-08T21:27:00Z"/>
        </w:rPr>
      </w:pPr>
      <w:moveFrom w:id="234" w:author="Aaron England" w:date="2019-05-08T21:27:00Z">
        <w:r w:rsidRPr="005B4073" w:rsidDel="007727F7">
          <w:t>X_train, X_test, y_train, y_test = train_test_split(X_scaled, y, test_size=0.33, random_state=42)</w:t>
        </w:r>
      </w:moveFrom>
    </w:p>
    <w:moveFromRangeEnd w:id="229"/>
    <w:p w14:paraId="149DA9F1" w14:textId="15C412D3" w:rsidR="00A4666B" w:rsidRPr="005B4073" w:rsidRDefault="0096013D" w:rsidP="00427DEA">
      <w:pPr>
        <w:pStyle w:val="P-Regular"/>
      </w:pPr>
      <w:r w:rsidRPr="005B4073">
        <w:t xml:space="preserve">Now that our data has been properly divided into features and outcome variable, </w:t>
      </w:r>
      <w:del w:id="235" w:author="Aaron England" w:date="2019-05-08T21:31:00Z">
        <w:r w:rsidRPr="005B4073" w:rsidDel="00645757">
          <w:delText xml:space="preserve">scaled, and </w:delText>
        </w:r>
      </w:del>
      <w:r w:rsidRPr="005B4073">
        <w:t>split into testing and training data,</w:t>
      </w:r>
      <w:ins w:id="236" w:author="Aaron England" w:date="2019-05-08T21:31:00Z">
        <w:r w:rsidR="00645757">
          <w:t xml:space="preserve"> and scaled</w:t>
        </w:r>
      </w:ins>
      <w:r w:rsidRPr="005B4073">
        <w:t xml:space="preserve"> we can tune</w:t>
      </w:r>
      <w:r w:rsidR="00AD01F9" w:rsidRPr="005B4073">
        <w:t xml:space="preserve"> the </w:t>
      </w:r>
      <w:proofErr w:type="spellStart"/>
      <w:r w:rsidR="00AD01F9" w:rsidRPr="005B4073">
        <w:t>hyperparameters</w:t>
      </w:r>
      <w:proofErr w:type="spellEnd"/>
      <w:r w:rsidR="00AD01F9" w:rsidRPr="005B4073">
        <w:t xml:space="preserve"> of</w:t>
      </w:r>
      <w:r w:rsidRPr="005B4073">
        <w:t xml:space="preserve"> our SVC model using a grid search.</w:t>
      </w:r>
    </w:p>
    <w:p w14:paraId="6B88EC3C" w14:textId="77777777" w:rsidR="000A3EC2" w:rsidRPr="005B4073" w:rsidRDefault="000A3EC2" w:rsidP="00BE013D">
      <w:pPr>
        <w:pStyle w:val="H2-General"/>
      </w:pPr>
      <w:r w:rsidRPr="005B4073">
        <w:t>Exercise 9: Tuning SVC model</w:t>
      </w:r>
      <w:r w:rsidR="00543B24" w:rsidRPr="005B4073">
        <w:t xml:space="preserve"> using grid search</w:t>
      </w:r>
    </w:p>
    <w:p w14:paraId="7EDB98E1" w14:textId="77777777" w:rsidR="000A3EC2" w:rsidRPr="005B4073" w:rsidRDefault="00284B78" w:rsidP="00BE013D">
      <w:pPr>
        <w:pStyle w:val="SB-Sidebar"/>
      </w:pPr>
      <w:r w:rsidRPr="005B4073">
        <w:t>Exercise 9</w:t>
      </w:r>
      <w:r w:rsidR="000A3EC2" w:rsidRPr="005B4073">
        <w:t>: Tuning SVC model</w:t>
      </w:r>
      <w:r w:rsidR="00543B24" w:rsidRPr="005B4073">
        <w:t xml:space="preserve"> using grid search</w:t>
      </w:r>
    </w:p>
    <w:p w14:paraId="4984DCE9" w14:textId="00E9FD80" w:rsidR="000A3EC2" w:rsidRDefault="0029524E" w:rsidP="00BE013D">
      <w:pPr>
        <w:pStyle w:val="P-Regular"/>
        <w:rPr>
          <w:ins w:id="237" w:author="Aaron England" w:date="2019-05-08T21:32:00Z"/>
        </w:rPr>
      </w:pPr>
      <w:r w:rsidRPr="005B4073">
        <w:t xml:space="preserve">Previously, we discussed the importance of determining the optimal cost function and kernel for SVM classifier models. In Exercise 7, we learned how to find the optimal combination of </w:t>
      </w:r>
      <w:proofErr w:type="spellStart"/>
      <w:r w:rsidRPr="005B4073">
        <w:t>hyperparameters</w:t>
      </w:r>
      <w:proofErr w:type="spellEnd"/>
      <w:r w:rsidRPr="005B4073">
        <w:t xml:space="preserve"> using </w:t>
      </w:r>
      <w:proofErr w:type="spellStart"/>
      <w:r w:rsidRPr="005B4073">
        <w:t>scikit-learn’s</w:t>
      </w:r>
      <w:proofErr w:type="spellEnd"/>
      <w:r w:rsidRPr="005B4073">
        <w:t xml:space="preserve"> grid search function. In this exercise, we will demonstrate using grid search to find the best combination of the cost function and kernel.</w:t>
      </w:r>
    </w:p>
    <w:p w14:paraId="6DAD5379" w14:textId="77777777" w:rsidR="00E55143" w:rsidRDefault="00E55143" w:rsidP="00E55143">
      <w:pPr>
        <w:pStyle w:val="H3-Callout"/>
        <w:rPr>
          <w:ins w:id="238" w:author="Aaron England" w:date="2019-05-08T21:32:00Z"/>
        </w:rPr>
      </w:pPr>
      <w:ins w:id="239" w:author="Aaron England" w:date="2019-05-08T21:32:00Z">
        <w:r>
          <w:t>Note:</w:t>
        </w:r>
      </w:ins>
    </w:p>
    <w:p w14:paraId="2D682934" w14:textId="6347BFCE" w:rsidR="00E55143" w:rsidRPr="005B4073" w:rsidRDefault="00E55143" w:rsidP="00E55143">
      <w:pPr>
        <w:pStyle w:val="P-Callout"/>
        <w:rPr>
          <w:ins w:id="240" w:author="Aaron England" w:date="2019-05-08T21:32:00Z"/>
        </w:rPr>
      </w:pPr>
      <w:ins w:id="241" w:author="Aaron England" w:date="2019-05-08T21:32:00Z">
        <w:r>
          <w:t>Continuing from Exercise 8</w:t>
        </w:r>
      </w:ins>
    </w:p>
    <w:p w14:paraId="2BAED851" w14:textId="100182D7" w:rsidR="00E55143" w:rsidRPr="005B4073" w:rsidDel="00E55143" w:rsidRDefault="00E55143" w:rsidP="00BE013D">
      <w:pPr>
        <w:pStyle w:val="P-Regular"/>
        <w:rPr>
          <w:del w:id="242" w:author="Aaron England" w:date="2019-05-08T21:33:00Z"/>
        </w:rPr>
      </w:pPr>
    </w:p>
    <w:p w14:paraId="044EADBE" w14:textId="77777777" w:rsidR="000A3EC2" w:rsidRPr="005B4073" w:rsidRDefault="000A3EC2" w:rsidP="00014872">
      <w:pPr>
        <w:pStyle w:val="L-Numbers"/>
        <w:numPr>
          <w:ilvl w:val="0"/>
          <w:numId w:val="24"/>
        </w:numPr>
      </w:pPr>
      <w:r w:rsidRPr="005B4073">
        <w:t>Instantiate grid for which to search using the following code:</w:t>
      </w:r>
    </w:p>
    <w:p w14:paraId="20BCC9EF" w14:textId="77777777" w:rsidR="00D927D0" w:rsidRPr="005B4073" w:rsidRDefault="00D927D0" w:rsidP="00BE013D">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059B8841" w14:textId="77777777" w:rsidR="00D927D0" w:rsidRPr="005B4073" w:rsidRDefault="00D927D0" w:rsidP="00BE013D">
      <w:pPr>
        <w:pStyle w:val="L-Source"/>
      </w:pPr>
      <w:proofErr w:type="gramStart"/>
      <w:r w:rsidRPr="005B4073">
        <w:t>grid</w:t>
      </w:r>
      <w:proofErr w:type="gramEnd"/>
      <w:r w:rsidRPr="005B4073">
        <w:t xml:space="preserve"> = {'C': </w:t>
      </w:r>
      <w:proofErr w:type="spellStart"/>
      <w:r w:rsidRPr="005B4073">
        <w:t>np.linspace</w:t>
      </w:r>
      <w:proofErr w:type="spellEnd"/>
      <w:r w:rsidRPr="005B4073">
        <w:t>(1, 10, 10),</w:t>
      </w:r>
    </w:p>
    <w:p w14:paraId="3AC6E275" w14:textId="77777777" w:rsidR="00D927D0" w:rsidRPr="005B4073" w:rsidDel="00771C79" w:rsidRDefault="00D927D0" w:rsidP="00BE013D">
      <w:pPr>
        <w:pStyle w:val="L-Source"/>
        <w:rPr>
          <w:del w:id="243" w:author="Aaron England" w:date="2019-05-08T22:05:00Z"/>
        </w:rPr>
      </w:pPr>
      <w:r w:rsidRPr="005B4073">
        <w:t xml:space="preserve">        '</w:t>
      </w:r>
      <w:proofErr w:type="gramStart"/>
      <w:r w:rsidRPr="005B4073">
        <w:t>kernel</w:t>
      </w:r>
      <w:proofErr w:type="gramEnd"/>
      <w:r w:rsidRPr="005B4073">
        <w:t>': ['linear', 'poly', '</w:t>
      </w:r>
      <w:proofErr w:type="spellStart"/>
      <w:r w:rsidRPr="005B4073">
        <w:t>rbf</w:t>
      </w:r>
      <w:proofErr w:type="spellEnd"/>
      <w:r w:rsidRPr="005B4073">
        <w:t>', 'sigmoid']</w:t>
      </w:r>
      <w:del w:id="244" w:author="Aaron England" w:date="2019-05-08T22:05:00Z">
        <w:r w:rsidRPr="005B4073" w:rsidDel="00771C79">
          <w:delText>,</w:delText>
        </w:r>
      </w:del>
    </w:p>
    <w:p w14:paraId="7AEA68DC" w14:textId="70F345E1" w:rsidR="00D927D0" w:rsidRPr="005B4073" w:rsidDel="00771C79" w:rsidRDefault="00D927D0" w:rsidP="00771C79">
      <w:pPr>
        <w:pStyle w:val="L-Source"/>
        <w:ind w:left="0"/>
        <w:rPr>
          <w:del w:id="245" w:author="Aaron England" w:date="2019-05-08T22:05:00Z"/>
        </w:rPr>
        <w:pPrChange w:id="246" w:author="Aaron England" w:date="2019-05-08T22:05:00Z">
          <w:pPr>
            <w:pStyle w:val="L-Source"/>
          </w:pPr>
        </w:pPrChange>
      </w:pPr>
      <w:del w:id="247" w:author="Aaron England" w:date="2019-05-08T22:05:00Z">
        <w:r w:rsidRPr="005B4073" w:rsidDel="00771C79">
          <w:delText xml:space="preserve">        'shrinking': [True, False],</w:delText>
        </w:r>
      </w:del>
    </w:p>
    <w:p w14:paraId="0DC5AF45" w14:textId="77777777" w:rsidR="000A3EC2" w:rsidRPr="005B4073" w:rsidRDefault="00D927D0" w:rsidP="00771C79">
      <w:pPr>
        <w:pStyle w:val="L-Source"/>
        <w:pPrChange w:id="248" w:author="Aaron England" w:date="2019-05-08T22:05:00Z">
          <w:pPr>
            <w:pStyle w:val="L-Source"/>
          </w:pPr>
        </w:pPrChange>
      </w:pPr>
      <w:del w:id="249" w:author="Aaron England" w:date="2019-05-08T22:04:00Z">
        <w:r w:rsidRPr="005B4073" w:rsidDel="00771C79">
          <w:delText xml:space="preserve">        'tol': np.linspace(0.001, 1, 10)</w:delText>
        </w:r>
      </w:del>
      <w:r w:rsidRPr="005B4073">
        <w:t>}</w:t>
      </w:r>
    </w:p>
    <w:p w14:paraId="69FD5288" w14:textId="709B9A49" w:rsidR="000A3EC2" w:rsidRPr="00BE013D" w:rsidRDefault="000A3EC2" w:rsidP="00BE013D">
      <w:pPr>
        <w:pStyle w:val="L-Numbers"/>
      </w:pPr>
      <w:r w:rsidRPr="005B4073">
        <w:t xml:space="preserve">Instantiate </w:t>
      </w:r>
      <w:proofErr w:type="spellStart"/>
      <w:r w:rsidRPr="00BE013D">
        <w:rPr>
          <w:rStyle w:val="P-Code"/>
        </w:rPr>
        <w:t>GridSearchCV</w:t>
      </w:r>
      <w:proofErr w:type="spellEnd"/>
      <w:r w:rsidRPr="005B4073">
        <w:t xml:space="preserve"> model with the gamma </w:t>
      </w:r>
      <w:proofErr w:type="spellStart"/>
      <w:r w:rsidRPr="005B4073">
        <w:t>hyperparameter</w:t>
      </w:r>
      <w:proofErr w:type="spellEnd"/>
      <w:r w:rsidRPr="005B4073">
        <w:t xml:space="preserve"> set to </w:t>
      </w:r>
      <w:r w:rsidRPr="00BE013D">
        <w:rPr>
          <w:rStyle w:val="P-Code"/>
        </w:rPr>
        <w:t>auto</w:t>
      </w:r>
      <w:r w:rsidRPr="005B4073">
        <w:t xml:space="preserve"> to avoid warnings and probability to </w:t>
      </w:r>
      <w:r w:rsidRPr="00BE013D">
        <w:rPr>
          <w:rStyle w:val="P-Code"/>
        </w:rPr>
        <w:t>True</w:t>
      </w:r>
      <w:r w:rsidRPr="005B4073">
        <w:t xml:space="preserve"> so we can extract probability of rain as follows:</w:t>
      </w:r>
    </w:p>
    <w:p w14:paraId="36541EF2" w14:textId="77777777" w:rsidR="000A3EC2" w:rsidRPr="005B4073" w:rsidRDefault="000A3EC2" w:rsidP="00BE013D">
      <w:pPr>
        <w:pStyle w:val="L-Source"/>
      </w:pPr>
      <w:proofErr w:type="gramStart"/>
      <w:r w:rsidRPr="005B4073">
        <w:t>from</w:t>
      </w:r>
      <w:proofErr w:type="gramEnd"/>
      <w:r w:rsidRPr="005B4073">
        <w:t xml:space="preserve"> </w:t>
      </w:r>
      <w:proofErr w:type="spellStart"/>
      <w:r w:rsidRPr="005B4073">
        <w:t>sklearn.model_selection</w:t>
      </w:r>
      <w:proofErr w:type="spellEnd"/>
      <w:r w:rsidRPr="005B4073">
        <w:t xml:space="preserve"> import </w:t>
      </w:r>
      <w:proofErr w:type="spellStart"/>
      <w:r w:rsidRPr="005B4073">
        <w:t>GridSearchCV</w:t>
      </w:r>
      <w:proofErr w:type="spellEnd"/>
    </w:p>
    <w:p w14:paraId="54340733" w14:textId="77777777" w:rsidR="000A3EC2" w:rsidRPr="005B4073" w:rsidRDefault="000A3EC2" w:rsidP="00BE013D">
      <w:pPr>
        <w:pStyle w:val="L-Source"/>
      </w:pPr>
      <w:proofErr w:type="gramStart"/>
      <w:r w:rsidRPr="005B4073">
        <w:t>from</w:t>
      </w:r>
      <w:proofErr w:type="gramEnd"/>
      <w:r w:rsidRPr="005B4073">
        <w:t xml:space="preserve"> </w:t>
      </w:r>
      <w:proofErr w:type="spellStart"/>
      <w:r w:rsidRPr="005B4073">
        <w:t>sklearn.svm</w:t>
      </w:r>
      <w:proofErr w:type="spellEnd"/>
      <w:r w:rsidRPr="005B4073">
        <w:t xml:space="preserve"> import SVC</w:t>
      </w:r>
    </w:p>
    <w:p w14:paraId="6B050ED5" w14:textId="41B354D4" w:rsidR="000A3EC2" w:rsidRPr="005B4073" w:rsidRDefault="000A3EC2" w:rsidP="00BE013D">
      <w:pPr>
        <w:pStyle w:val="L-Source"/>
      </w:pPr>
      <w:proofErr w:type="gramStart"/>
      <w:r w:rsidRPr="005B4073">
        <w:t>model</w:t>
      </w:r>
      <w:proofErr w:type="gramEnd"/>
      <w:r w:rsidRPr="005B4073">
        <w:t xml:space="preserve"> = </w:t>
      </w:r>
      <w:proofErr w:type="spellStart"/>
      <w:r w:rsidRPr="005B4073">
        <w:t>GridSearchCV</w:t>
      </w:r>
      <w:proofErr w:type="spellEnd"/>
      <w:r w:rsidRPr="005B4073">
        <w:t>(SVC(gamma='auto</w:t>
      </w:r>
      <w:ins w:id="250" w:author="Aaron England" w:date="2019-05-08T22:04:00Z">
        <w:r w:rsidR="0048451B">
          <w:t>’</w:t>
        </w:r>
      </w:ins>
      <w:del w:id="251" w:author="Aaron England" w:date="2019-05-08T22:04:00Z">
        <w:r w:rsidRPr="005B4073" w:rsidDel="0048451B">
          <w:delText>', probability=True</w:delText>
        </w:r>
      </w:del>
      <w:r w:rsidRPr="005B4073">
        <w:t>), grid, scoring='f1', cv=5)</w:t>
      </w:r>
    </w:p>
    <w:p w14:paraId="59E97FC5" w14:textId="44DA458A" w:rsidR="000A3EC2" w:rsidRPr="005B4073" w:rsidDel="005B1EE6" w:rsidRDefault="00FE64FB" w:rsidP="00BE013D">
      <w:pPr>
        <w:pStyle w:val="L-Numbers"/>
        <w:rPr>
          <w:del w:id="252" w:author="Aaron England" w:date="2019-05-08T22:05:00Z"/>
        </w:rPr>
      </w:pPr>
      <w:r w:rsidRPr="005B4073">
        <w:t>F</w:t>
      </w:r>
      <w:r w:rsidR="000A3EC2" w:rsidRPr="005B4073">
        <w:t>it the grid</w:t>
      </w:r>
      <w:r w:rsidR="005725BE" w:rsidRPr="005B4073">
        <w:t xml:space="preserve"> </w:t>
      </w:r>
      <w:r w:rsidR="000A3EC2" w:rsidRPr="005B4073">
        <w:t>search model</w:t>
      </w:r>
      <w:r w:rsidRPr="005B4073">
        <w:t xml:space="preserve"> using </w:t>
      </w:r>
      <w:proofErr w:type="spellStart"/>
      <w:r w:rsidR="000A3EC2" w:rsidRPr="00BE013D">
        <w:rPr>
          <w:rStyle w:val="P-Code"/>
        </w:rPr>
        <w:t>model.fit</w:t>
      </w:r>
      <w:proofErr w:type="spellEnd"/>
      <w:r w:rsidR="000A3EC2" w:rsidRPr="00BE013D">
        <w:rPr>
          <w:rStyle w:val="P-Code"/>
        </w:rPr>
        <w:t>(</w:t>
      </w:r>
      <w:proofErr w:type="spellStart"/>
      <w:r w:rsidR="000A3EC2" w:rsidRPr="00BE013D">
        <w:rPr>
          <w:rStyle w:val="P-Code"/>
        </w:rPr>
        <w:t>X_train</w:t>
      </w:r>
      <w:ins w:id="253" w:author="Aaron England" w:date="2019-05-08T21:33:00Z">
        <w:r w:rsidR="00246691">
          <w:rPr>
            <w:rStyle w:val="P-Code"/>
          </w:rPr>
          <w:t>_scaled</w:t>
        </w:r>
      </w:ins>
      <w:proofErr w:type="spellEnd"/>
      <w:r w:rsidR="000A3EC2" w:rsidRPr="00BE013D">
        <w:rPr>
          <w:rStyle w:val="P-Code"/>
        </w:rPr>
        <w:t xml:space="preserve">, </w:t>
      </w:r>
      <w:proofErr w:type="spellStart"/>
      <w:r w:rsidR="000A3EC2" w:rsidRPr="00BE013D">
        <w:rPr>
          <w:rStyle w:val="P-Code"/>
        </w:rPr>
        <w:t>y_train</w:t>
      </w:r>
      <w:proofErr w:type="spellEnd"/>
      <w:r w:rsidR="000A3EC2" w:rsidRPr="00BE013D">
        <w:rPr>
          <w:rStyle w:val="P-Code"/>
        </w:rPr>
        <w:t>)</w:t>
      </w:r>
    </w:p>
    <w:p w14:paraId="03199A45" w14:textId="42FAD305" w:rsidR="00700171" w:rsidRPr="005B1EE6" w:rsidRDefault="00700171" w:rsidP="005B1EE6">
      <w:pPr>
        <w:pStyle w:val="L-Numbers"/>
        <w:rPr>
          <w:iCs/>
          <w:szCs w:val="24"/>
          <w:rPrChange w:id="254" w:author="Aaron England" w:date="2019-05-08T22:05:00Z">
            <w:rPr>
              <w:iCs/>
              <w:szCs w:val="24"/>
            </w:rPr>
          </w:rPrChange>
        </w:rPr>
        <w:pPrChange w:id="255" w:author="Aaron England" w:date="2019-05-08T22:05:00Z">
          <w:pPr>
            <w:pStyle w:val="IMG-Caption"/>
          </w:pPr>
        </w:pPrChange>
      </w:pPr>
      <w:del w:id="256" w:author="Aaron England" w:date="2019-05-08T22:05:00Z">
        <w:r w:rsidRPr="005B4073" w:rsidDel="005B1EE6">
          <w:rPr>
            <w:noProof/>
            <w:lang w:val="en-US"/>
          </w:rPr>
          <w:drawing>
            <wp:inline distT="0" distB="0" distL="0" distR="0" wp14:anchorId="525E0931" wp14:editId="34B165B6">
              <wp:extent cx="5943600" cy="1088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8390"/>
                      </a:xfrm>
                      <a:prstGeom prst="rect">
                        <a:avLst/>
                      </a:prstGeom>
                    </pic:spPr>
                  </pic:pic>
                </a:graphicData>
              </a:graphic>
            </wp:inline>
          </w:drawing>
        </w:r>
      </w:del>
      <w:ins w:id="257" w:author="Aaron England" w:date="2019-05-08T22:05:00Z">
        <w:r w:rsidR="005B1EE6" w:rsidRPr="005B1EE6">
          <w:rPr>
            <w:noProof/>
          </w:rPr>
          <w:t xml:space="preserve"> </w:t>
        </w:r>
        <w:r w:rsidR="005B1EE6">
          <w:rPr>
            <w:noProof/>
          </w:rPr>
          <w:drawing>
            <wp:inline distT="0" distB="0" distL="0" distR="0" wp14:anchorId="4382E3AF" wp14:editId="390F59F4">
              <wp:extent cx="5943600" cy="1285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85875"/>
                      </a:xfrm>
                      <a:prstGeom prst="rect">
                        <a:avLst/>
                      </a:prstGeom>
                    </pic:spPr>
                  </pic:pic>
                </a:graphicData>
              </a:graphic>
            </wp:inline>
          </w:drawing>
        </w:r>
      </w:ins>
    </w:p>
    <w:p w14:paraId="08400D7B" w14:textId="77777777" w:rsidR="000A0E9A" w:rsidRPr="005B4073" w:rsidRDefault="000A0E9A" w:rsidP="00BE013D">
      <w:pPr>
        <w:pStyle w:val="IMG-Caption"/>
      </w:pPr>
      <w:r w:rsidRPr="005B4073">
        <w:t xml:space="preserve">Figure 2.x: Output from fitting </w:t>
      </w:r>
      <w:r w:rsidR="00CA4EA3" w:rsidRPr="005B4073">
        <w:t xml:space="preserve">SVC </w:t>
      </w:r>
      <w:r w:rsidRPr="005B4073">
        <w:t>grid search model</w:t>
      </w:r>
    </w:p>
    <w:p w14:paraId="0A63074C" w14:textId="77777777" w:rsidR="000A3EC2" w:rsidRPr="005B4073" w:rsidRDefault="009E542F" w:rsidP="00BE013D">
      <w:pPr>
        <w:pStyle w:val="L-Numbers"/>
      </w:pPr>
      <w:r w:rsidRPr="005B4073">
        <w:t>P</w:t>
      </w:r>
      <w:r w:rsidR="000A3EC2" w:rsidRPr="005B4073">
        <w:t>rint the best parameters</w:t>
      </w:r>
      <w:r w:rsidRPr="005B4073">
        <w:t xml:space="preserve"> using the code below:</w:t>
      </w:r>
    </w:p>
    <w:p w14:paraId="04B415C2" w14:textId="77777777" w:rsidR="000A3EC2" w:rsidRPr="005B4073" w:rsidRDefault="000A3EC2" w:rsidP="00BE013D">
      <w:pPr>
        <w:pStyle w:val="L-Source"/>
      </w:pPr>
      <w:proofErr w:type="spellStart"/>
      <w:r w:rsidRPr="005B4073">
        <w:t>best_parameters</w:t>
      </w:r>
      <w:proofErr w:type="spellEnd"/>
      <w:r w:rsidRPr="005B4073">
        <w:t xml:space="preserve"> = </w:t>
      </w:r>
      <w:proofErr w:type="spellStart"/>
      <w:r w:rsidRPr="005B4073">
        <w:t>model.best_params</w:t>
      </w:r>
      <w:proofErr w:type="spellEnd"/>
      <w:r w:rsidRPr="005B4073">
        <w:t>_</w:t>
      </w:r>
    </w:p>
    <w:p w14:paraId="0BB35802" w14:textId="77777777" w:rsidR="000A3EC2" w:rsidRPr="005B4073" w:rsidRDefault="000A3EC2" w:rsidP="00BE013D">
      <w:pPr>
        <w:pStyle w:val="L-Source"/>
      </w:pPr>
      <w:proofErr w:type="gramStart"/>
      <w:r w:rsidRPr="005B4073">
        <w:t>print(</w:t>
      </w:r>
      <w:proofErr w:type="spellStart"/>
      <w:proofErr w:type="gramEnd"/>
      <w:r w:rsidRPr="005B4073">
        <w:t>best_parameters</w:t>
      </w:r>
      <w:proofErr w:type="spellEnd"/>
      <w:r w:rsidRPr="005B4073">
        <w:t>)</w:t>
      </w:r>
    </w:p>
    <w:p w14:paraId="1CDF0144" w14:textId="77777777" w:rsidR="009E542F" w:rsidRPr="005B4073" w:rsidRDefault="009E542F" w:rsidP="00BE013D">
      <w:pPr>
        <w:pStyle w:val="L-Regular"/>
      </w:pPr>
      <w:r w:rsidRPr="005B4073">
        <w:t>See the resultant output below:</w:t>
      </w:r>
    </w:p>
    <w:p w14:paraId="6A6121B8" w14:textId="605AE692" w:rsidR="00800427" w:rsidRPr="005B4073" w:rsidRDefault="00A46DBC" w:rsidP="00BE013D">
      <w:pPr>
        <w:pStyle w:val="IMG-Caption"/>
        <w:rPr>
          <w:iCs/>
          <w:szCs w:val="24"/>
        </w:rPr>
      </w:pPr>
      <w:del w:id="258" w:author="Aaron England" w:date="2019-05-08T22:06:00Z">
        <w:r w:rsidRPr="005B4073" w:rsidDel="00E362AD">
          <w:rPr>
            <w:noProof/>
            <w:lang w:val="en-US"/>
          </w:rPr>
          <w:drawing>
            <wp:inline distT="0" distB="0" distL="0" distR="0" wp14:anchorId="4112D98D" wp14:editId="6A279BBC">
              <wp:extent cx="5943600" cy="117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7475"/>
                      </a:xfrm>
                      <a:prstGeom prst="rect">
                        <a:avLst/>
                      </a:prstGeom>
                    </pic:spPr>
                  </pic:pic>
                </a:graphicData>
              </a:graphic>
            </wp:inline>
          </w:drawing>
        </w:r>
      </w:del>
      <w:ins w:id="259" w:author="Aaron England" w:date="2019-05-08T22:06:00Z">
        <w:r w:rsidR="00E362AD">
          <w:rPr>
            <w:noProof/>
          </w:rPr>
          <w:drawing>
            <wp:inline distT="0" distB="0" distL="0" distR="0" wp14:anchorId="41B32005" wp14:editId="27AAD931">
              <wp:extent cx="5943600" cy="1663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6370"/>
                      </a:xfrm>
                      <a:prstGeom prst="rect">
                        <a:avLst/>
                      </a:prstGeom>
                    </pic:spPr>
                  </pic:pic>
                </a:graphicData>
              </a:graphic>
            </wp:inline>
          </w:drawing>
        </w:r>
      </w:ins>
    </w:p>
    <w:p w14:paraId="2B578602" w14:textId="77777777" w:rsidR="008813E9" w:rsidRPr="005B4073" w:rsidRDefault="008813E9" w:rsidP="00BE013D">
      <w:pPr>
        <w:pStyle w:val="IMG-Caption"/>
      </w:pPr>
      <w:r w:rsidRPr="005B4073">
        <w:t xml:space="preserve">Figure 2.x: Tuned </w:t>
      </w:r>
      <w:proofErr w:type="spellStart"/>
      <w:r w:rsidRPr="005B4073">
        <w:t>hyperparameters</w:t>
      </w:r>
      <w:proofErr w:type="spellEnd"/>
      <w:r w:rsidRPr="005B4073">
        <w:t xml:space="preserve"> for SVC</w:t>
      </w:r>
      <w:r w:rsidR="006A470D" w:rsidRPr="005B4073">
        <w:t xml:space="preserve"> grid search</w:t>
      </w:r>
      <w:r w:rsidRPr="005B4073">
        <w:t xml:space="preserve"> model</w:t>
      </w:r>
    </w:p>
    <w:p w14:paraId="7F0614F1" w14:textId="77777777" w:rsidR="00242C6F" w:rsidRPr="005B4073" w:rsidRDefault="00E7545A" w:rsidP="00BE013D">
      <w:pPr>
        <w:pStyle w:val="P-Regular"/>
      </w:pPr>
      <w:r w:rsidRPr="005B4073">
        <w:t xml:space="preserve">Once the optimal combination of </w:t>
      </w:r>
      <w:proofErr w:type="spellStart"/>
      <w:r w:rsidRPr="005B4073">
        <w:t>hyperparameters</w:t>
      </w:r>
      <w:proofErr w:type="spellEnd"/>
      <w:r w:rsidRPr="005B4073">
        <w:t xml:space="preserve"> have been determined it is time to generate predictions and subsequently evaluate how our model performed on the unseen, test, data.</w:t>
      </w:r>
    </w:p>
    <w:p w14:paraId="6D150132" w14:textId="77777777" w:rsidR="004E3EF7" w:rsidRPr="005B4073" w:rsidRDefault="004E3EF7" w:rsidP="00BE013D">
      <w:pPr>
        <w:pStyle w:val="SB-Sidebar"/>
      </w:pPr>
      <w:r w:rsidRPr="005B4073">
        <w:rPr>
          <w:b/>
        </w:rPr>
        <w:t>Discussion:</w:t>
      </w:r>
      <w:r w:rsidRPr="005B4073">
        <w:t xml:space="preserve"> What happens when more possible values of </w:t>
      </w:r>
      <w:proofErr w:type="spellStart"/>
      <w:r w:rsidRPr="005B4073">
        <w:t>hyperparameters</w:t>
      </w:r>
      <w:proofErr w:type="spellEnd"/>
      <w:r w:rsidRPr="005B4073">
        <w:t xml:space="preserve"> are provided in the grid object?</w:t>
      </w:r>
    </w:p>
    <w:p w14:paraId="59DBDA64" w14:textId="77777777" w:rsidR="004E3EF7" w:rsidRPr="005B4073" w:rsidRDefault="004E3EF7" w:rsidP="00BE013D">
      <w:pPr>
        <w:pStyle w:val="P-Regular"/>
      </w:pPr>
      <w:r w:rsidRPr="005B4073">
        <w:t>Answer: More models would be fit and the time to fit would increase.</w:t>
      </w:r>
    </w:p>
    <w:p w14:paraId="1BFC8ED8" w14:textId="77777777" w:rsidR="0022362D" w:rsidRPr="005B4073" w:rsidRDefault="000A3EC2" w:rsidP="00BE013D">
      <w:pPr>
        <w:pStyle w:val="H2-General"/>
        <w:rPr>
          <w:szCs w:val="36"/>
        </w:rPr>
      </w:pPr>
      <w:r w:rsidRPr="005B4073">
        <w:rPr>
          <w:szCs w:val="36"/>
        </w:rPr>
        <w:t xml:space="preserve">Activity 3: </w:t>
      </w:r>
      <w:r w:rsidR="00F17A5B" w:rsidRPr="005B4073">
        <w:t xml:space="preserve">Generating predictions and evaluating performance of </w:t>
      </w:r>
      <w:r w:rsidR="005D6B9C" w:rsidRPr="005B4073">
        <w:t xml:space="preserve">grid search </w:t>
      </w:r>
      <w:r w:rsidRPr="005B4073">
        <w:rPr>
          <w:szCs w:val="36"/>
        </w:rPr>
        <w:t>SVC</w:t>
      </w:r>
      <w:r w:rsidR="00F17A5B" w:rsidRPr="005B4073">
        <w:rPr>
          <w:szCs w:val="36"/>
        </w:rPr>
        <w:t xml:space="preserve"> model</w:t>
      </w:r>
    </w:p>
    <w:p w14:paraId="4300B595" w14:textId="77777777" w:rsidR="000A3EC2" w:rsidRPr="005B4073" w:rsidRDefault="00544C1F" w:rsidP="00BE013D">
      <w:pPr>
        <w:pStyle w:val="SB-Sidebar"/>
      </w:pPr>
      <w:r w:rsidRPr="005B4073">
        <w:t>Activity 3</w:t>
      </w:r>
      <w:r w:rsidR="000A3EC2" w:rsidRPr="005B4073">
        <w:t xml:space="preserve">: </w:t>
      </w:r>
      <w:r w:rsidR="00C3683B" w:rsidRPr="005B4073">
        <w:t xml:space="preserve">Generating predictions and evaluating performance of </w:t>
      </w:r>
      <w:r w:rsidR="00384796" w:rsidRPr="005B4073">
        <w:t xml:space="preserve">grid search </w:t>
      </w:r>
      <w:r w:rsidR="00C3683B" w:rsidRPr="005B4073">
        <w:t>SVC model</w:t>
      </w:r>
    </w:p>
    <w:p w14:paraId="0D42E90D" w14:textId="67B33020" w:rsidR="008F1904" w:rsidRDefault="008F1904" w:rsidP="00BE013D">
      <w:pPr>
        <w:pStyle w:val="P-Regular"/>
        <w:rPr>
          <w:ins w:id="260" w:author="Aaron England" w:date="2019-05-08T21:34:00Z"/>
        </w:rPr>
      </w:pPr>
      <w:r w:rsidRPr="005B4073">
        <w:t>In previous exercises/activities, we have learned to generate predictions and evaluate classifier model performance. In this activity we will, again, evaluate the performance of our model by generating predictions, creating a confusion matrix, and printing a classification report.</w:t>
      </w:r>
    </w:p>
    <w:p w14:paraId="183144DC" w14:textId="77777777" w:rsidR="00E32717" w:rsidRDefault="00E32717" w:rsidP="00E32717">
      <w:pPr>
        <w:pStyle w:val="H3-Callout"/>
        <w:rPr>
          <w:ins w:id="261" w:author="Aaron England" w:date="2019-05-08T21:34:00Z"/>
        </w:rPr>
      </w:pPr>
      <w:ins w:id="262" w:author="Aaron England" w:date="2019-05-08T21:34:00Z">
        <w:r>
          <w:t>Note:</w:t>
        </w:r>
      </w:ins>
    </w:p>
    <w:p w14:paraId="604A29C5" w14:textId="5CBBB754" w:rsidR="00E32717" w:rsidRPr="005B4073" w:rsidRDefault="00E32717" w:rsidP="00E32717">
      <w:pPr>
        <w:pStyle w:val="P-Callout"/>
        <w:pPrChange w:id="263" w:author="Aaron England" w:date="2019-05-08T21:34:00Z">
          <w:pPr>
            <w:pStyle w:val="P-Regular"/>
          </w:pPr>
        </w:pPrChange>
      </w:pPr>
      <w:ins w:id="264" w:author="Aaron England" w:date="2019-05-08T21:34:00Z">
        <w:r>
          <w:t>Continuing from Exercise 9</w:t>
        </w:r>
      </w:ins>
    </w:p>
    <w:p w14:paraId="451C983B" w14:textId="21B4EEA6" w:rsidR="00306997" w:rsidRPr="005B4073" w:rsidDel="000166A0" w:rsidRDefault="00306997" w:rsidP="00014872">
      <w:pPr>
        <w:pStyle w:val="L-Numbers"/>
        <w:numPr>
          <w:ilvl w:val="0"/>
          <w:numId w:val="25"/>
        </w:numPr>
        <w:rPr>
          <w:del w:id="265" w:author="Aaron England" w:date="2019-05-08T22:08:00Z"/>
        </w:rPr>
      </w:pPr>
      <w:del w:id="266" w:author="Aaron England" w:date="2019-05-08T22:08:00Z">
        <w:r w:rsidRPr="005B4073" w:rsidDel="000166A0">
          <w:delText>Generate predicted probabilities</w:delText>
        </w:r>
      </w:del>
    </w:p>
    <w:p w14:paraId="7508E66C" w14:textId="77777777" w:rsidR="00306997" w:rsidRPr="005B4073" w:rsidRDefault="00306997" w:rsidP="00014872">
      <w:pPr>
        <w:pStyle w:val="L-Numbers"/>
        <w:numPr>
          <w:ilvl w:val="0"/>
          <w:numId w:val="25"/>
        </w:numPr>
      </w:pPr>
      <w:r w:rsidRPr="005B4073">
        <w:t>Extract predicted classes</w:t>
      </w:r>
    </w:p>
    <w:p w14:paraId="717CB903" w14:textId="77777777" w:rsidR="00306997" w:rsidRPr="005B4073" w:rsidRDefault="00F97B46" w:rsidP="00014872">
      <w:pPr>
        <w:pStyle w:val="L-Numbers"/>
        <w:numPr>
          <w:ilvl w:val="0"/>
          <w:numId w:val="25"/>
        </w:numPr>
      </w:pPr>
      <w:r w:rsidRPr="005B4073">
        <w:t>Create and print a confusion matrix</w:t>
      </w:r>
    </w:p>
    <w:p w14:paraId="58D2AAFD" w14:textId="77777777" w:rsidR="00F97B46" w:rsidRPr="005B4073" w:rsidRDefault="00F97B46" w:rsidP="00014872">
      <w:pPr>
        <w:pStyle w:val="L-Numbers"/>
        <w:numPr>
          <w:ilvl w:val="0"/>
          <w:numId w:val="25"/>
        </w:numPr>
      </w:pPr>
      <w:r w:rsidRPr="005B4073">
        <w:t>Generate and print a classification report</w:t>
      </w:r>
    </w:p>
    <w:p w14:paraId="2258D2B2" w14:textId="77777777" w:rsidR="00BE3EA2" w:rsidRPr="0092215A" w:rsidRDefault="00BE3EA2" w:rsidP="0092215A">
      <w:pPr>
        <w:pStyle w:val="P-Regular"/>
        <w:rPr>
          <w:rStyle w:val="P-Bold"/>
        </w:rPr>
      </w:pPr>
      <w:r w:rsidRPr="0092215A">
        <w:rPr>
          <w:rStyle w:val="P-Bold"/>
        </w:rPr>
        <w:t>Solution:</w:t>
      </w:r>
    </w:p>
    <w:p w14:paraId="4497CE41" w14:textId="11BA681B" w:rsidR="000A3EC2" w:rsidRPr="005B4073" w:rsidDel="00C50A80" w:rsidRDefault="00AD61DD" w:rsidP="00014872">
      <w:pPr>
        <w:pStyle w:val="L-Numbers"/>
        <w:numPr>
          <w:ilvl w:val="0"/>
          <w:numId w:val="26"/>
        </w:numPr>
        <w:rPr>
          <w:del w:id="267" w:author="Aaron England" w:date="2019-05-08T22:08:00Z"/>
        </w:rPr>
      </w:pPr>
      <w:del w:id="268" w:author="Aaron England" w:date="2019-05-08T22:08:00Z">
        <w:r w:rsidRPr="005B4073" w:rsidDel="00C50A80">
          <w:delText>G</w:delText>
        </w:r>
        <w:r w:rsidR="000A3EC2" w:rsidRPr="005B4073" w:rsidDel="00C50A80">
          <w:delText>enerate predicted probabilities of rain</w:delText>
        </w:r>
        <w:r w:rsidRPr="005B4073" w:rsidDel="00C50A80">
          <w:delText xml:space="preserve"> using </w:delText>
        </w:r>
        <w:r w:rsidR="000A3EC2" w:rsidRPr="0092215A" w:rsidDel="00C50A80">
          <w:rPr>
            <w:rStyle w:val="P-Code"/>
          </w:rPr>
          <w:delText>predicted_prob = model.predict_proba(X_test)[:,1]</w:delText>
        </w:r>
      </w:del>
    </w:p>
    <w:p w14:paraId="6EF51670" w14:textId="77777777" w:rsidR="000A3EC2" w:rsidRPr="005B4073" w:rsidRDefault="00AD61DD" w:rsidP="0092215A">
      <w:pPr>
        <w:pStyle w:val="L-Numbers"/>
      </w:pPr>
      <w:r w:rsidRPr="005B4073">
        <w:t>Extract</w:t>
      </w:r>
      <w:r w:rsidR="000A3EC2" w:rsidRPr="005B4073">
        <w:t xml:space="preserve"> predicted classes</w:t>
      </w:r>
      <w:r w:rsidRPr="005B4073">
        <w:t xml:space="preserve"> of rain using </w:t>
      </w:r>
      <w:proofErr w:type="spellStart"/>
      <w:r w:rsidR="000A3EC2" w:rsidRPr="0092215A">
        <w:rPr>
          <w:rStyle w:val="P-Code"/>
        </w:rPr>
        <w:t>predicted_class</w:t>
      </w:r>
      <w:proofErr w:type="spellEnd"/>
      <w:r w:rsidR="000A3EC2" w:rsidRPr="0092215A">
        <w:rPr>
          <w:rStyle w:val="P-Code"/>
        </w:rPr>
        <w:t xml:space="preserve"> = </w:t>
      </w:r>
      <w:proofErr w:type="spellStart"/>
      <w:r w:rsidR="000A3EC2" w:rsidRPr="0092215A">
        <w:rPr>
          <w:rStyle w:val="P-Code"/>
        </w:rPr>
        <w:t>model.predict</w:t>
      </w:r>
      <w:proofErr w:type="spellEnd"/>
      <w:r w:rsidR="000A3EC2" w:rsidRPr="0092215A">
        <w:rPr>
          <w:rStyle w:val="P-Code"/>
        </w:rPr>
        <w:t>(</w:t>
      </w:r>
      <w:proofErr w:type="spellStart"/>
      <w:r w:rsidR="000A3EC2" w:rsidRPr="0092215A">
        <w:rPr>
          <w:rStyle w:val="P-Code"/>
        </w:rPr>
        <w:t>X_test</w:t>
      </w:r>
      <w:proofErr w:type="spellEnd"/>
      <w:r w:rsidR="000A3EC2" w:rsidRPr="0092215A">
        <w:rPr>
          <w:rStyle w:val="P-Code"/>
        </w:rPr>
        <w:t>)</w:t>
      </w:r>
    </w:p>
    <w:p w14:paraId="56F03218" w14:textId="77777777" w:rsidR="000A3EC2" w:rsidRPr="005B4073" w:rsidRDefault="00AD61DD" w:rsidP="0092215A">
      <w:pPr>
        <w:pStyle w:val="L-Numbers"/>
      </w:pPr>
      <w:r w:rsidRPr="005B4073">
        <w:t>Create and print a confusion matrix using the code below:</w:t>
      </w:r>
    </w:p>
    <w:p w14:paraId="473283FE" w14:textId="77777777" w:rsidR="000A3EC2" w:rsidRPr="005B4073" w:rsidRDefault="000A3EC2" w:rsidP="0092215A">
      <w:pPr>
        <w:pStyle w:val="L-Source"/>
      </w:pPr>
      <w:proofErr w:type="gramStart"/>
      <w:r w:rsidRPr="005B4073">
        <w:t>from</w:t>
      </w:r>
      <w:proofErr w:type="gramEnd"/>
      <w:r w:rsidRPr="005B4073">
        <w:t xml:space="preserve"> </w:t>
      </w:r>
      <w:proofErr w:type="spellStart"/>
      <w:r w:rsidRPr="005B4073">
        <w:t>sklearn.metrics</w:t>
      </w:r>
      <w:proofErr w:type="spellEnd"/>
      <w:r w:rsidRPr="005B4073">
        <w:t xml:space="preserve"> import </w:t>
      </w:r>
      <w:proofErr w:type="spellStart"/>
      <w:r w:rsidRPr="005B4073">
        <w:t>confusion_matrix</w:t>
      </w:r>
      <w:proofErr w:type="spellEnd"/>
    </w:p>
    <w:p w14:paraId="77FE73B2" w14:textId="77777777" w:rsidR="000A3EC2" w:rsidRPr="005B4073" w:rsidRDefault="000A3EC2" w:rsidP="0092215A">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77A97E5A" w14:textId="77777777" w:rsidR="000A3EC2" w:rsidRPr="005B4073" w:rsidRDefault="000A3EC2" w:rsidP="0092215A">
      <w:pPr>
        <w:pStyle w:val="L-Source"/>
      </w:pPr>
      <w:r w:rsidRPr="005B4073">
        <w:t xml:space="preserve">cm = </w:t>
      </w:r>
      <w:proofErr w:type="spellStart"/>
      <w:proofErr w:type="gramStart"/>
      <w:r w:rsidRPr="005B4073">
        <w:t>pd.DataFrame</w:t>
      </w:r>
      <w:proofErr w:type="spellEnd"/>
      <w:r w:rsidRPr="005B4073">
        <w:t>(</w:t>
      </w:r>
      <w:proofErr w:type="spellStart"/>
      <w:proofErr w:type="gramEnd"/>
      <w:r w:rsidRPr="005B4073">
        <w:t>confusion_matrix</w:t>
      </w:r>
      <w:proofErr w:type="spellEnd"/>
      <w:r w:rsidRPr="005B4073">
        <w:t>(</w:t>
      </w:r>
      <w:proofErr w:type="spellStart"/>
      <w:r w:rsidRPr="005B4073">
        <w:t>y_test</w:t>
      </w:r>
      <w:proofErr w:type="spellEnd"/>
      <w:r w:rsidRPr="005B4073">
        <w:t xml:space="preserve">, </w:t>
      </w:r>
      <w:proofErr w:type="spellStart"/>
      <w:r w:rsidRPr="005B4073">
        <w:t>predicted_class</w:t>
      </w:r>
      <w:proofErr w:type="spellEnd"/>
      <w:r w:rsidRPr="005B4073">
        <w:t>))</w:t>
      </w:r>
    </w:p>
    <w:p w14:paraId="3C614B4A" w14:textId="77777777" w:rsidR="000A3EC2" w:rsidRPr="005B4073" w:rsidRDefault="000A3EC2" w:rsidP="0092215A">
      <w:pPr>
        <w:pStyle w:val="L-Source"/>
      </w:pPr>
      <w:proofErr w:type="gramStart"/>
      <w:r w:rsidRPr="005B4073">
        <w:t>cm[</w:t>
      </w:r>
      <w:proofErr w:type="gramEnd"/>
      <w:r w:rsidRPr="005B4073">
        <w:t xml:space="preserve">'Total'] = </w:t>
      </w:r>
      <w:proofErr w:type="spellStart"/>
      <w:r w:rsidRPr="005B4073">
        <w:t>np.sum</w:t>
      </w:r>
      <w:proofErr w:type="spellEnd"/>
      <w:r w:rsidRPr="005B4073">
        <w:t>(cm, axis=1)</w:t>
      </w:r>
    </w:p>
    <w:p w14:paraId="7B9234D0" w14:textId="77777777" w:rsidR="000A3EC2" w:rsidRPr="005B4073" w:rsidRDefault="000A3EC2" w:rsidP="0092215A">
      <w:pPr>
        <w:pStyle w:val="L-Source"/>
      </w:pPr>
      <w:r w:rsidRPr="005B4073">
        <w:t xml:space="preserve">cm = </w:t>
      </w:r>
      <w:proofErr w:type="spellStart"/>
      <w:proofErr w:type="gramStart"/>
      <w:r w:rsidRPr="005B4073">
        <w:t>cm.append</w:t>
      </w:r>
      <w:proofErr w:type="spellEnd"/>
      <w:r w:rsidRPr="005B4073">
        <w:t>(</w:t>
      </w:r>
      <w:proofErr w:type="spellStart"/>
      <w:proofErr w:type="gramEnd"/>
      <w:r w:rsidRPr="005B4073">
        <w:t>np.sum</w:t>
      </w:r>
      <w:proofErr w:type="spellEnd"/>
      <w:r w:rsidRPr="005B4073">
        <w:t xml:space="preserve">(cm, axis=0), </w:t>
      </w:r>
      <w:proofErr w:type="spellStart"/>
      <w:r w:rsidRPr="005B4073">
        <w:t>ignore_index</w:t>
      </w:r>
      <w:proofErr w:type="spellEnd"/>
      <w:r w:rsidRPr="005B4073">
        <w:t>=True)</w:t>
      </w:r>
    </w:p>
    <w:p w14:paraId="33011516" w14:textId="77777777" w:rsidR="000A3EC2" w:rsidRPr="005B4073" w:rsidRDefault="000A3EC2" w:rsidP="0092215A">
      <w:pPr>
        <w:pStyle w:val="L-Source"/>
      </w:pPr>
      <w:proofErr w:type="spellStart"/>
      <w:r w:rsidRPr="005B4073">
        <w:t>cm.columns</w:t>
      </w:r>
      <w:proofErr w:type="spellEnd"/>
      <w:r w:rsidRPr="005B4073">
        <w:t xml:space="preserve"> = ['Predicted No', 'Predicted Yes', 'Total']</w:t>
      </w:r>
    </w:p>
    <w:p w14:paraId="4B92BAD8" w14:textId="77777777" w:rsidR="000A3EC2" w:rsidRPr="005B4073" w:rsidRDefault="000A3EC2" w:rsidP="0092215A">
      <w:pPr>
        <w:pStyle w:val="L-Source"/>
      </w:pPr>
      <w:r w:rsidRPr="005B4073">
        <w:t xml:space="preserve">cm = </w:t>
      </w:r>
      <w:proofErr w:type="spellStart"/>
      <w:r w:rsidRPr="005B4073">
        <w:t>cm.set_</w:t>
      </w:r>
      <w:proofErr w:type="gramStart"/>
      <w:r w:rsidRPr="005B4073">
        <w:t>index</w:t>
      </w:r>
      <w:proofErr w:type="spellEnd"/>
      <w:r w:rsidRPr="005B4073">
        <w:t>(</w:t>
      </w:r>
      <w:proofErr w:type="gramEnd"/>
      <w:r w:rsidRPr="005B4073">
        <w:t>[['Actual No', 'Actual Yes', 'Total']])</w:t>
      </w:r>
    </w:p>
    <w:p w14:paraId="5716BFBE" w14:textId="77777777" w:rsidR="000A3EC2" w:rsidRPr="005B4073" w:rsidRDefault="000A3EC2" w:rsidP="0092215A">
      <w:pPr>
        <w:pStyle w:val="L-Source"/>
      </w:pPr>
      <w:proofErr w:type="gramStart"/>
      <w:r w:rsidRPr="005B4073">
        <w:t>print(</w:t>
      </w:r>
      <w:proofErr w:type="gramEnd"/>
      <w:r w:rsidRPr="005B4073">
        <w:t>cm)</w:t>
      </w:r>
    </w:p>
    <w:p w14:paraId="493E6551" w14:textId="2FAFEE70" w:rsidR="00AD61DD" w:rsidRPr="005B4073" w:rsidRDefault="00AD61DD" w:rsidP="0092215A">
      <w:pPr>
        <w:pStyle w:val="L-Regular"/>
      </w:pPr>
      <w:r w:rsidRPr="005B4073">
        <w:t>See the resultant output below:</w:t>
      </w:r>
    </w:p>
    <w:p w14:paraId="79C1BA8D" w14:textId="1812C412" w:rsidR="00914474" w:rsidRPr="005B4073" w:rsidRDefault="00AD61DD" w:rsidP="0092215A">
      <w:pPr>
        <w:pStyle w:val="IMG-Caption"/>
        <w:rPr>
          <w:iCs/>
          <w:szCs w:val="24"/>
        </w:rPr>
      </w:pPr>
      <w:r w:rsidRPr="005B4073">
        <w:rPr>
          <w:iCs/>
          <w:szCs w:val="24"/>
        </w:rPr>
        <w:tab/>
      </w:r>
      <w:del w:id="269" w:author="Aaron England" w:date="2019-05-08T22:08:00Z">
        <w:r w:rsidR="00914474" w:rsidRPr="005B4073" w:rsidDel="00BC06F1">
          <w:rPr>
            <w:noProof/>
            <w:lang w:val="en-US"/>
          </w:rPr>
          <w:drawing>
            <wp:inline distT="0" distB="0" distL="0" distR="0" wp14:anchorId="6A490BE1" wp14:editId="635FD7E5">
              <wp:extent cx="5943600" cy="384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4810"/>
                      </a:xfrm>
                      <a:prstGeom prst="rect">
                        <a:avLst/>
                      </a:prstGeom>
                    </pic:spPr>
                  </pic:pic>
                </a:graphicData>
              </a:graphic>
            </wp:inline>
          </w:drawing>
        </w:r>
      </w:del>
      <w:ins w:id="270" w:author="Aaron England" w:date="2019-05-08T22:08:00Z">
        <w:r w:rsidR="00BC06F1" w:rsidRPr="00BC06F1">
          <w:rPr>
            <w:noProof/>
          </w:rPr>
          <w:t xml:space="preserve"> </w:t>
        </w:r>
        <w:r w:rsidR="00BC06F1">
          <w:rPr>
            <w:noProof/>
          </w:rPr>
          <w:drawing>
            <wp:inline distT="0" distB="0" distL="0" distR="0" wp14:anchorId="79FB664E" wp14:editId="35817ABB">
              <wp:extent cx="5943600" cy="5295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29590"/>
                      </a:xfrm>
                      <a:prstGeom prst="rect">
                        <a:avLst/>
                      </a:prstGeom>
                    </pic:spPr>
                  </pic:pic>
                </a:graphicData>
              </a:graphic>
            </wp:inline>
          </w:drawing>
        </w:r>
      </w:ins>
    </w:p>
    <w:p w14:paraId="181EA32B" w14:textId="77777777" w:rsidR="00AD61DD" w:rsidRPr="005B4073" w:rsidRDefault="00AD61DD" w:rsidP="0092215A">
      <w:pPr>
        <w:pStyle w:val="IMG-Caption"/>
      </w:pPr>
      <w:r w:rsidRPr="005B4073">
        <w:t xml:space="preserve">Figure 2.x: Confusion matrix from </w:t>
      </w:r>
      <w:r w:rsidR="009E1389" w:rsidRPr="005B4073">
        <w:t xml:space="preserve">SVC </w:t>
      </w:r>
      <w:r w:rsidR="008805AD" w:rsidRPr="005B4073">
        <w:t>grid search</w:t>
      </w:r>
      <w:r w:rsidRPr="005B4073">
        <w:t xml:space="preserve"> model</w:t>
      </w:r>
    </w:p>
    <w:p w14:paraId="760FE3EC" w14:textId="77777777" w:rsidR="000A3EC2" w:rsidRPr="005B4073" w:rsidRDefault="00FF2BB8" w:rsidP="0092215A">
      <w:pPr>
        <w:pStyle w:val="L-Numbers"/>
      </w:pPr>
      <w:r w:rsidRPr="005B4073">
        <w:t>G</w:t>
      </w:r>
      <w:r w:rsidR="000A3EC2" w:rsidRPr="005B4073">
        <w:t>enerate</w:t>
      </w:r>
      <w:r w:rsidRPr="005B4073">
        <w:t xml:space="preserve"> and print</w:t>
      </w:r>
      <w:r w:rsidR="000A3EC2" w:rsidRPr="005B4073">
        <w:t xml:space="preserve"> a classification report</w:t>
      </w:r>
      <w:r w:rsidRPr="005B4073">
        <w:t xml:space="preserve"> as follows:</w:t>
      </w:r>
    </w:p>
    <w:p w14:paraId="6FF7B718" w14:textId="77777777" w:rsidR="000A3EC2" w:rsidRPr="005B4073" w:rsidRDefault="000A3EC2" w:rsidP="0092215A">
      <w:pPr>
        <w:pStyle w:val="L-Source"/>
      </w:pPr>
      <w:proofErr w:type="gramStart"/>
      <w:r w:rsidRPr="005B4073">
        <w:t>from</w:t>
      </w:r>
      <w:proofErr w:type="gramEnd"/>
      <w:r w:rsidRPr="005B4073">
        <w:t xml:space="preserve"> </w:t>
      </w:r>
      <w:proofErr w:type="spellStart"/>
      <w:r w:rsidRPr="005B4073">
        <w:t>sklearn.metrics</w:t>
      </w:r>
      <w:proofErr w:type="spellEnd"/>
      <w:r w:rsidRPr="005B4073">
        <w:t xml:space="preserve"> import </w:t>
      </w:r>
      <w:proofErr w:type="spellStart"/>
      <w:r w:rsidRPr="005B4073">
        <w:t>classification_report</w:t>
      </w:r>
      <w:proofErr w:type="spellEnd"/>
    </w:p>
    <w:p w14:paraId="0D37F4D4" w14:textId="77777777" w:rsidR="000A3EC2" w:rsidRPr="005B4073" w:rsidRDefault="000A3EC2" w:rsidP="0092215A">
      <w:pPr>
        <w:pStyle w:val="L-Source"/>
      </w:pPr>
      <w:proofErr w:type="gramStart"/>
      <w:r w:rsidRPr="005B4073">
        <w:t>print(</w:t>
      </w:r>
      <w:proofErr w:type="spellStart"/>
      <w:proofErr w:type="gramEnd"/>
      <w:r w:rsidRPr="005B4073">
        <w:t>classification_report</w:t>
      </w:r>
      <w:proofErr w:type="spellEnd"/>
      <w:r w:rsidRPr="005B4073">
        <w:t>(</w:t>
      </w:r>
      <w:proofErr w:type="spellStart"/>
      <w:r w:rsidRPr="005B4073">
        <w:t>y_test</w:t>
      </w:r>
      <w:proofErr w:type="spellEnd"/>
      <w:r w:rsidRPr="005B4073">
        <w:t xml:space="preserve">, </w:t>
      </w:r>
      <w:proofErr w:type="spellStart"/>
      <w:r w:rsidRPr="005B4073">
        <w:t>predicted_class</w:t>
      </w:r>
      <w:proofErr w:type="spellEnd"/>
      <w:r w:rsidRPr="005B4073">
        <w:t>))</w:t>
      </w:r>
    </w:p>
    <w:p w14:paraId="527FC48B" w14:textId="0B5B1203" w:rsidR="0022362D" w:rsidRPr="005B4073" w:rsidRDefault="00FF2BB8" w:rsidP="0092215A">
      <w:pPr>
        <w:pStyle w:val="L-Regular"/>
      </w:pPr>
      <w:r w:rsidRPr="005B4073">
        <w:t>See the resultant output below:</w:t>
      </w:r>
    </w:p>
    <w:p w14:paraId="0AA3FB11" w14:textId="135450B8" w:rsidR="00FF2BB8" w:rsidRPr="005B4073" w:rsidRDefault="00252CC0" w:rsidP="0092215A">
      <w:pPr>
        <w:pStyle w:val="IMG-Caption"/>
        <w:rPr>
          <w:szCs w:val="36"/>
        </w:rPr>
      </w:pPr>
      <w:del w:id="271" w:author="Aaron England" w:date="2019-05-08T22:09:00Z">
        <w:r w:rsidRPr="005B4073" w:rsidDel="008B39F4">
          <w:rPr>
            <w:noProof/>
            <w:lang w:val="en-US"/>
          </w:rPr>
          <w:drawing>
            <wp:inline distT="0" distB="0" distL="0" distR="0" wp14:anchorId="7DBB2504" wp14:editId="297ED9BE">
              <wp:extent cx="5943600" cy="78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87400"/>
                      </a:xfrm>
                      <a:prstGeom prst="rect">
                        <a:avLst/>
                      </a:prstGeom>
                    </pic:spPr>
                  </pic:pic>
                </a:graphicData>
              </a:graphic>
            </wp:inline>
          </w:drawing>
        </w:r>
      </w:del>
      <w:ins w:id="272" w:author="Aaron England" w:date="2019-05-08T22:09:00Z">
        <w:r w:rsidR="008B39F4" w:rsidRPr="008B39F4">
          <w:rPr>
            <w:noProof/>
          </w:rPr>
          <w:t xml:space="preserve"> </w:t>
        </w:r>
        <w:r w:rsidR="008B39F4">
          <w:rPr>
            <w:noProof/>
          </w:rPr>
          <w:drawing>
            <wp:inline distT="0" distB="0" distL="0" distR="0" wp14:anchorId="54D12653" wp14:editId="47E6CF43">
              <wp:extent cx="5943600" cy="10280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28065"/>
                      </a:xfrm>
                      <a:prstGeom prst="rect">
                        <a:avLst/>
                      </a:prstGeom>
                    </pic:spPr>
                  </pic:pic>
                </a:graphicData>
              </a:graphic>
            </wp:inline>
          </w:drawing>
        </w:r>
      </w:ins>
    </w:p>
    <w:p w14:paraId="4FE3643C" w14:textId="77777777" w:rsidR="00501C63" w:rsidRPr="005B4073" w:rsidRDefault="00501C63" w:rsidP="0092215A">
      <w:pPr>
        <w:pStyle w:val="IMG-Caption"/>
      </w:pPr>
      <w:r w:rsidRPr="005B4073">
        <w:t>Figure 2.x: Classification report from</w:t>
      </w:r>
      <w:r w:rsidR="005940CF" w:rsidRPr="005B4073">
        <w:t xml:space="preserve"> SVC</w:t>
      </w:r>
      <w:r w:rsidR="00DD49F4" w:rsidRPr="005B4073">
        <w:t xml:space="preserve"> grid search</w:t>
      </w:r>
      <w:r w:rsidRPr="005B4073">
        <w:t xml:space="preserve"> model</w:t>
      </w:r>
    </w:p>
    <w:p w14:paraId="69753A31" w14:textId="2673EC99" w:rsidR="00BD7DB8" w:rsidRPr="005B4073" w:rsidRDefault="003E32C0" w:rsidP="0092215A">
      <w:pPr>
        <w:pStyle w:val="P-Regular"/>
      </w:pPr>
      <w:r w:rsidRPr="005B4073">
        <w:t xml:space="preserve">Here, we demonstrated how to tune the </w:t>
      </w:r>
      <w:proofErr w:type="spellStart"/>
      <w:r w:rsidRPr="005B4073">
        <w:t>hyperparameters</w:t>
      </w:r>
      <w:proofErr w:type="spellEnd"/>
      <w:r w:rsidRPr="005B4073">
        <w:t xml:space="preserve"> of an SVC model using a grid search. </w:t>
      </w:r>
      <w:r w:rsidR="00634F41" w:rsidRPr="005B4073">
        <w:t>A</w:t>
      </w:r>
      <w:r w:rsidR="00D47018" w:rsidRPr="005B4073">
        <w:t>fter tuning the SVC model it did not perform as well as the tuned logistic regression model</w:t>
      </w:r>
      <w:r w:rsidR="00634F41" w:rsidRPr="005B4073">
        <w:t xml:space="preserve"> in predicting rain/snow</w:t>
      </w:r>
      <w:r w:rsidR="00D47018" w:rsidRPr="005B4073">
        <w:t>.</w:t>
      </w:r>
      <w:r w:rsidR="00634F41" w:rsidRPr="005B4073">
        <w:t xml:space="preserve"> Additionally, SVC models are a </w:t>
      </w:r>
      <w:r w:rsidR="00634F41" w:rsidRPr="0092215A">
        <w:rPr>
          <w:rStyle w:val="P-Bold"/>
        </w:rPr>
        <w:t>black box</w:t>
      </w:r>
      <w:r w:rsidR="00634F41" w:rsidRPr="005B4073">
        <w:t xml:space="preserve"> and do not provide insight into the contribution of features on the outcome measure. In the upcoming section, we will introduce a different algorithm known as a decision tree, which uses a “divide and conquer” approach to generate predictions and offers a feature importance attribute for determining the importance of each feature on the outcome.</w:t>
      </w:r>
    </w:p>
    <w:p w14:paraId="1191E5C0" w14:textId="77777777" w:rsidR="009C1A9B" w:rsidRPr="005B4073" w:rsidRDefault="009C1A9B" w:rsidP="00014872">
      <w:pPr>
        <w:pStyle w:val="H1-Topic"/>
      </w:pPr>
      <w:r w:rsidRPr="005B4073">
        <w:t>Decision trees</w:t>
      </w:r>
    </w:p>
    <w:p w14:paraId="2527B59E" w14:textId="77777777" w:rsidR="00EE4625" w:rsidRPr="005B4073" w:rsidRDefault="00EE4625" w:rsidP="00014872">
      <w:pPr>
        <w:pStyle w:val="SB-Sidebar"/>
      </w:pPr>
      <w:r w:rsidRPr="005B4073">
        <w:t>Present x: Decision trees</w:t>
      </w:r>
    </w:p>
    <w:p w14:paraId="67BAE5CB" w14:textId="0D659EF2" w:rsidR="006A369F" w:rsidRPr="005B4073" w:rsidRDefault="0033128E" w:rsidP="00014872">
      <w:pPr>
        <w:pStyle w:val="P-Regular"/>
      </w:pPr>
      <w:r w:rsidRPr="005B4073">
        <w:t xml:space="preserve">Imagine </w:t>
      </w:r>
      <w:r w:rsidR="00F7531E" w:rsidRPr="005B4073">
        <w:t>we</w:t>
      </w:r>
      <w:r w:rsidRPr="005B4073">
        <w:t xml:space="preserve"> are considering changing jobs. </w:t>
      </w:r>
      <w:r w:rsidR="00F7531E" w:rsidRPr="005B4073">
        <w:t>We</w:t>
      </w:r>
      <w:r w:rsidRPr="005B4073">
        <w:t xml:space="preserve"> are weighing the pros and cons of prospective job opportunities and, after a few years of being in </w:t>
      </w:r>
      <w:r w:rsidR="00F7531E" w:rsidRPr="005B4073">
        <w:t>our</w:t>
      </w:r>
      <w:r w:rsidRPr="005B4073">
        <w:t xml:space="preserve"> current positon, </w:t>
      </w:r>
      <w:r w:rsidR="00F7531E" w:rsidRPr="005B4073">
        <w:t>we</w:t>
      </w:r>
      <w:r w:rsidRPr="005B4073">
        <w:t xml:space="preserve"> start to realize the things that are important to </w:t>
      </w:r>
      <w:r w:rsidR="00F7531E" w:rsidRPr="005B4073">
        <w:t>us</w:t>
      </w:r>
      <w:r w:rsidRPr="005B4073">
        <w:t xml:space="preserve">. </w:t>
      </w:r>
      <w:r w:rsidR="0063660E" w:rsidRPr="005B4073">
        <w:t>However, not all aspects of a career are</w:t>
      </w:r>
      <w:r w:rsidR="00F7531E" w:rsidRPr="005B4073">
        <w:t xml:space="preserve"> of</w:t>
      </w:r>
      <w:r w:rsidR="0063660E" w:rsidRPr="005B4073">
        <w:t xml:space="preserve"> equal importance. In fact, after being in the job force for a few year</w:t>
      </w:r>
      <w:r w:rsidR="00F7531E" w:rsidRPr="005B4073">
        <w:t>s</w:t>
      </w:r>
      <w:r w:rsidR="0063660E" w:rsidRPr="005B4073">
        <w:t xml:space="preserve"> </w:t>
      </w:r>
      <w:r w:rsidR="00F7531E" w:rsidRPr="005B4073">
        <w:t>we</w:t>
      </w:r>
      <w:r w:rsidR="0063660E" w:rsidRPr="005B4073">
        <w:t xml:space="preserve"> decide that the most i</w:t>
      </w:r>
      <w:r w:rsidR="00AB4451" w:rsidRPr="005B4073">
        <w:t>mportant aspect of a position is</w:t>
      </w:r>
      <w:r w:rsidR="0063660E" w:rsidRPr="005B4073">
        <w:t xml:space="preserve"> the </w:t>
      </w:r>
      <w:r w:rsidR="00E70B01" w:rsidRPr="005B4073">
        <w:t xml:space="preserve">interest in </w:t>
      </w:r>
      <w:r w:rsidR="00F7531E" w:rsidRPr="005B4073">
        <w:t>projects</w:t>
      </w:r>
      <w:r w:rsidR="0063660E" w:rsidRPr="005B4073">
        <w:t xml:space="preserve"> </w:t>
      </w:r>
      <w:r w:rsidR="00F7531E" w:rsidRPr="005B4073">
        <w:t>we</w:t>
      </w:r>
      <w:r w:rsidR="0063660E" w:rsidRPr="005B4073">
        <w:t xml:space="preserve"> will be doing, followed by compensation, then work-related stress, trailed by commute time, and, lastly, benefits.</w:t>
      </w:r>
      <w:r w:rsidR="00F7531E" w:rsidRPr="005B4073">
        <w:t xml:space="preserve"> </w:t>
      </w:r>
      <w:r w:rsidR="00E46475" w:rsidRPr="005B4073">
        <w:t xml:space="preserve">We have just created the scaffolding of a </w:t>
      </w:r>
      <w:r w:rsidR="00F16975" w:rsidRPr="005B4073">
        <w:t xml:space="preserve">cognitive </w:t>
      </w:r>
      <w:r w:rsidR="00E46475" w:rsidRPr="005B4073">
        <w:t>decision tree. We can go further into detail by saying that we want a job where we</w:t>
      </w:r>
      <w:r w:rsidR="00E70B01" w:rsidRPr="005B4073">
        <w:t xml:space="preserve"> are very interested in the </w:t>
      </w:r>
      <w:r w:rsidR="00144C19" w:rsidRPr="005B4073">
        <w:t xml:space="preserve">allocated </w:t>
      </w:r>
      <w:r w:rsidR="00E70B01" w:rsidRPr="005B4073">
        <w:t>projects</w:t>
      </w:r>
      <w:r w:rsidR="00E46475" w:rsidRPr="005B4073">
        <w:t xml:space="preserve">, paying at least $55k/year, with low work-related stress, a commute under 30 minutes, and good dental insurance. Creating mental decision trees is a </w:t>
      </w:r>
      <w:r w:rsidR="00570B07" w:rsidRPr="005B4073">
        <w:t>decision-making</w:t>
      </w:r>
      <w:r w:rsidR="00E46475" w:rsidRPr="005B4073">
        <w:t xml:space="preserve"> process we all utilize by nature and is one of the reasons why decision trees are 1 of the most widely-used </w:t>
      </w:r>
      <w:r w:rsidR="00E865AA" w:rsidRPr="005B4073">
        <w:t xml:space="preserve">machine learning </w:t>
      </w:r>
      <w:r w:rsidR="00E46475" w:rsidRPr="005B4073">
        <w:t>algorithms used today.</w:t>
      </w:r>
    </w:p>
    <w:p w14:paraId="2EF65E02" w14:textId="0E8F5D51" w:rsidR="007D4637" w:rsidRPr="005B4073" w:rsidRDefault="006A369F" w:rsidP="00014872">
      <w:pPr>
        <w:pStyle w:val="P-Regular"/>
      </w:pPr>
      <w:r w:rsidRPr="005B4073">
        <w:t xml:space="preserve">In machine learning, decision trees use </w:t>
      </w:r>
      <w:r w:rsidR="007C6996" w:rsidRPr="005B4073">
        <w:t xml:space="preserve">either </w:t>
      </w:r>
      <w:r w:rsidR="00DB104D" w:rsidRPr="005B4073">
        <w:t>‘</w:t>
      </w:r>
      <w:proofErr w:type="spellStart"/>
      <w:r w:rsidR="00DB104D" w:rsidRPr="005B4073">
        <w:t>gini</w:t>
      </w:r>
      <w:proofErr w:type="spellEnd"/>
      <w:r w:rsidR="00DB104D" w:rsidRPr="005B4073">
        <w:t>’</w:t>
      </w:r>
      <w:r w:rsidR="007C6996" w:rsidRPr="005B4073">
        <w:t xml:space="preserve"> impurity or </w:t>
      </w:r>
      <w:r w:rsidR="00DB104D" w:rsidRPr="005B4073">
        <w:t>‘entropy’</w:t>
      </w:r>
      <w:r w:rsidR="007C6996" w:rsidRPr="005B4073">
        <w:t xml:space="preserve"> information gain</w:t>
      </w:r>
      <w:r w:rsidR="00440EAF" w:rsidRPr="005B4073">
        <w:t xml:space="preserve"> as the criterion</w:t>
      </w:r>
      <w:r w:rsidR="007C6996" w:rsidRPr="005B4073">
        <w:t xml:space="preserve"> to measure the quality of a split. </w:t>
      </w:r>
      <w:r w:rsidR="0026143E" w:rsidRPr="005B4073">
        <w:t>First, t</w:t>
      </w:r>
      <w:r w:rsidR="00440EAF" w:rsidRPr="005B4073">
        <w:t xml:space="preserve">he decision tree algorithm determines the feature that maximizes </w:t>
      </w:r>
      <w:r w:rsidR="0026143E" w:rsidRPr="005B4073">
        <w:t xml:space="preserve">the value indicating quality of a split. This becomes referred to as the root node as it is the most important feature in the data. </w:t>
      </w:r>
      <w:r w:rsidR="00E70B01" w:rsidRPr="005B4073">
        <w:t xml:space="preserve">In the job seeking offer mentioned above, </w:t>
      </w:r>
      <w:r w:rsidR="009167AE" w:rsidRPr="005B4073">
        <w:t xml:space="preserve">being very interested in the prospective projects would be considered the root node. </w:t>
      </w:r>
      <w:r w:rsidR="00EA3CF0" w:rsidRPr="005B4073">
        <w:t>Taking into consideration the root node</w:t>
      </w:r>
      <w:r w:rsidR="00DF3787" w:rsidRPr="005B4073">
        <w:t xml:space="preserve">, the job opportunities are divided into those with very interesting projects and those without very interesting projects. </w:t>
      </w:r>
      <w:r w:rsidR="00A76DC0" w:rsidRPr="005B4073">
        <w:t>Next, each of these two categories would be divided into the next most important feature</w:t>
      </w:r>
      <w:r w:rsidR="00EA3CF0" w:rsidRPr="005B4073">
        <w:t xml:space="preserve"> given the previous feature(s)</w:t>
      </w:r>
      <w:r w:rsidR="00A76DC0" w:rsidRPr="005B4073">
        <w:t>, and so on and so forth</w:t>
      </w:r>
      <w:r w:rsidR="00EF6C24" w:rsidRPr="005B4073">
        <w:t xml:space="preserve"> until the potential jobs are identified as of interest or not</w:t>
      </w:r>
      <w:r w:rsidR="00A76DC0" w:rsidRPr="005B4073">
        <w:t>.</w:t>
      </w:r>
      <w:r w:rsidR="007D4637" w:rsidRPr="005B4073">
        <w:t xml:space="preserve"> </w:t>
      </w:r>
    </w:p>
    <w:p w14:paraId="3C81485F" w14:textId="77777777" w:rsidR="00196092" w:rsidRPr="005B4073" w:rsidRDefault="00CC76E0" w:rsidP="00014872">
      <w:pPr>
        <w:pStyle w:val="P-Regular"/>
      </w:pPr>
      <w:r w:rsidRPr="005B4073">
        <w:t>This approach is termed recursive parti</w:t>
      </w:r>
      <w:r w:rsidR="00E84B7D" w:rsidRPr="005B4073">
        <w:t>tioning, or divide and conquer because it contin</w:t>
      </w:r>
      <w:r w:rsidR="001E5703" w:rsidRPr="005B4073">
        <w:t xml:space="preserve">ues the process of splitting and </w:t>
      </w:r>
      <w:proofErr w:type="spellStart"/>
      <w:r w:rsidR="001E5703" w:rsidRPr="005B4073">
        <w:t>subsetting</w:t>
      </w:r>
      <w:proofErr w:type="spellEnd"/>
      <w:r w:rsidR="001E5703" w:rsidRPr="005B4073">
        <w:t xml:space="preserve"> the data until the data determines the subsets in the data as sufficiently homogenous, or</w:t>
      </w:r>
      <w:r w:rsidR="00196092" w:rsidRPr="005B4073">
        <w:t>:</w:t>
      </w:r>
    </w:p>
    <w:p w14:paraId="46C22F97" w14:textId="4FAD4A80" w:rsidR="007D4637" w:rsidRPr="005B4073" w:rsidRDefault="00196092" w:rsidP="00014872">
      <w:pPr>
        <w:pStyle w:val="L-Bullets"/>
      </w:pPr>
      <w:r w:rsidRPr="005B4073">
        <w:t xml:space="preserve">Nearly </w:t>
      </w:r>
      <w:r w:rsidR="00D41D0A" w:rsidRPr="005B4073">
        <w:t>all</w:t>
      </w:r>
      <w:r w:rsidR="00362F26" w:rsidRPr="005B4073">
        <w:t xml:space="preserve"> the observations at the corresponding node have the same class</w:t>
      </w:r>
      <w:r w:rsidR="001204CD" w:rsidRPr="005B4073">
        <w:t xml:space="preserve"> (</w:t>
      </w:r>
      <w:r w:rsidR="00FD606D" w:rsidRPr="005B4073">
        <w:t>i.e.,</w:t>
      </w:r>
      <w:r w:rsidR="001204CD" w:rsidRPr="005B4073">
        <w:t xml:space="preserve"> purity)</w:t>
      </w:r>
    </w:p>
    <w:p w14:paraId="22A88DD9" w14:textId="77777777" w:rsidR="00362F26" w:rsidRPr="005B4073" w:rsidRDefault="00362F26" w:rsidP="00014872">
      <w:pPr>
        <w:pStyle w:val="L-Bullets"/>
      </w:pPr>
      <w:r w:rsidRPr="005B4073">
        <w:t>There are no further features in the</w:t>
      </w:r>
      <w:r w:rsidR="0040365E" w:rsidRPr="005B4073">
        <w:t xml:space="preserve"> data</w:t>
      </w:r>
      <w:r w:rsidRPr="005B4073">
        <w:t xml:space="preserve"> for which to split</w:t>
      </w:r>
    </w:p>
    <w:p w14:paraId="37567714" w14:textId="77777777" w:rsidR="00362F26" w:rsidRPr="005B4073" w:rsidRDefault="00362F26" w:rsidP="00014872">
      <w:pPr>
        <w:pStyle w:val="L-Bullets"/>
      </w:pPr>
      <w:r w:rsidRPr="005B4073">
        <w:t xml:space="preserve">The tree has reached the size limit decided upon </w:t>
      </w:r>
      <w:r w:rsidRPr="005B4073">
        <w:rPr>
          <w:i/>
        </w:rPr>
        <w:t>a priori</w:t>
      </w:r>
    </w:p>
    <w:p w14:paraId="5A79B07B" w14:textId="77777777" w:rsidR="00306E42" w:rsidRPr="005B4073" w:rsidRDefault="00A0606F" w:rsidP="00014872">
      <w:pPr>
        <w:pStyle w:val="P-Regular"/>
      </w:pPr>
      <w:r w:rsidRPr="005B4073">
        <w:t xml:space="preserve">For example, if purity is determined by </w:t>
      </w:r>
      <w:r w:rsidR="00413C4E" w:rsidRPr="005B4073">
        <w:t xml:space="preserve">entropy we must understand that entropy is a measure of randomness within a set of values. </w:t>
      </w:r>
      <w:r w:rsidR="00907E90" w:rsidRPr="005B4073">
        <w:t>Decision trees operate by choosing the splits that minimize entropy</w:t>
      </w:r>
      <w:r w:rsidR="00AB3F29" w:rsidRPr="005B4073">
        <w:t xml:space="preserve"> (randomness)</w:t>
      </w:r>
      <w:r w:rsidR="008B0A05" w:rsidRPr="005B4073">
        <w:t xml:space="preserve"> and, in</w:t>
      </w:r>
      <w:r w:rsidR="00306E42" w:rsidRPr="005B4073">
        <w:t xml:space="preserve"> </w:t>
      </w:r>
      <w:r w:rsidR="008B0A05" w:rsidRPr="005B4073">
        <w:t>turn, maximize information gain</w:t>
      </w:r>
      <w:r w:rsidR="00907E90" w:rsidRPr="005B4073">
        <w:t xml:space="preserve">. </w:t>
      </w:r>
      <w:r w:rsidR="00A07420" w:rsidRPr="005B4073">
        <w:t>Information gain is calculated as the difference in entropy</w:t>
      </w:r>
      <w:r w:rsidR="00AB3F29" w:rsidRPr="005B4073">
        <w:t xml:space="preserve"> </w:t>
      </w:r>
      <w:r w:rsidR="00A07420" w:rsidRPr="005B4073">
        <w:t>between the split and all other following splits</w:t>
      </w:r>
      <w:r w:rsidR="000A79F4" w:rsidRPr="005B4073">
        <w:t xml:space="preserve">. </w:t>
      </w:r>
      <w:r w:rsidR="00112C2B" w:rsidRPr="005B4073">
        <w:t xml:space="preserve">Total entropy is then </w:t>
      </w:r>
      <w:r w:rsidR="00716518" w:rsidRPr="005B4073">
        <w:t>computed</w:t>
      </w:r>
      <w:r w:rsidR="00112C2B" w:rsidRPr="005B4073">
        <w:t xml:space="preserve"> by </w:t>
      </w:r>
      <w:r w:rsidR="001F5BE0" w:rsidRPr="005B4073">
        <w:t>taking the sum of the entropy in each partition weighted by the proportion of observations in the partition.</w:t>
      </w:r>
      <w:r w:rsidR="00AB3F29" w:rsidRPr="005B4073">
        <w:t xml:space="preserve"> </w:t>
      </w:r>
      <w:r w:rsidR="00384540" w:rsidRPr="005B4073">
        <w:t xml:space="preserve">Luckily, </w:t>
      </w:r>
      <w:proofErr w:type="spellStart"/>
      <w:r w:rsidR="00384540" w:rsidRPr="005B4073">
        <w:t>scikit</w:t>
      </w:r>
      <w:proofErr w:type="spellEnd"/>
      <w:r w:rsidR="00384540" w:rsidRPr="005B4073">
        <w:t>-learn provides us with a function that does all of this for us. In the following exercises and activities we will implement the decision tree classifier model to predict whether it is raining or snowing using the familiar ‘weather.csv’ data set.</w:t>
      </w:r>
    </w:p>
    <w:p w14:paraId="4D3E609B" w14:textId="4623FAD8" w:rsidR="00041707" w:rsidRPr="005B4073" w:rsidRDefault="00FC4869" w:rsidP="00014872">
      <w:pPr>
        <w:pStyle w:val="H2-General"/>
      </w:pPr>
      <w:r w:rsidRPr="005B4073">
        <w:t>Activity 4</w:t>
      </w:r>
      <w:r w:rsidR="00041707" w:rsidRPr="005B4073">
        <w:t>: Prepare data for decision tree classifier</w:t>
      </w:r>
      <w:del w:id="273" w:author="Aaron England" w:date="2019-05-08T23:09:00Z">
        <w:r w:rsidR="00041707" w:rsidRPr="005B4073" w:rsidDel="00796883">
          <w:delText xml:space="preserve"> pipeline</w:delText>
        </w:r>
      </w:del>
    </w:p>
    <w:p w14:paraId="6D0CFEEF" w14:textId="6EDF0D29" w:rsidR="00BC450B" w:rsidRPr="005B4073" w:rsidRDefault="00553055" w:rsidP="00014872">
      <w:pPr>
        <w:pStyle w:val="SB-Sidebar"/>
      </w:pPr>
      <w:r w:rsidRPr="005B4073">
        <w:t>Activity 4</w:t>
      </w:r>
      <w:r w:rsidR="00BC450B" w:rsidRPr="005B4073">
        <w:t>: Prepare data for decision tree classifier</w:t>
      </w:r>
      <w:del w:id="274" w:author="Aaron England" w:date="2019-05-08T23:09:00Z">
        <w:r w:rsidR="00BC450B" w:rsidRPr="005B4073" w:rsidDel="00796883">
          <w:delText xml:space="preserve"> </w:delText>
        </w:r>
      </w:del>
      <w:del w:id="275" w:author="Aaron England" w:date="2019-05-08T23:10:00Z">
        <w:r w:rsidR="00BC450B" w:rsidRPr="005B4073" w:rsidDel="00796883">
          <w:delText>pipeline</w:delText>
        </w:r>
      </w:del>
    </w:p>
    <w:p w14:paraId="269D14DB" w14:textId="77777777" w:rsidR="004A04DD" w:rsidRPr="005B4073" w:rsidRDefault="004A04DD" w:rsidP="00014872">
      <w:pPr>
        <w:pStyle w:val="P-Regular"/>
      </w:pPr>
      <w:r w:rsidRPr="005B4073">
        <w:t>In this activity we will prepare our data for a decision tree classifier model by:</w:t>
      </w:r>
    </w:p>
    <w:p w14:paraId="7335DD1D" w14:textId="210CE0DC" w:rsidR="004A04DD" w:rsidRPr="005B4073" w:rsidRDefault="0037512D" w:rsidP="00014872">
      <w:pPr>
        <w:pStyle w:val="L-Numbers"/>
        <w:numPr>
          <w:ilvl w:val="0"/>
          <w:numId w:val="27"/>
        </w:numPr>
      </w:pPr>
      <w:r w:rsidRPr="005B4073">
        <w:t xml:space="preserve">Importing </w:t>
      </w:r>
      <w:r w:rsidRPr="00014872">
        <w:rPr>
          <w:rStyle w:val="P-Code"/>
        </w:rPr>
        <w:t>weather.csv</w:t>
      </w:r>
      <w:r w:rsidRPr="005B4073">
        <w:t xml:space="preserve"> and store it as a data frame</w:t>
      </w:r>
    </w:p>
    <w:p w14:paraId="74708D47" w14:textId="5BB87E5D" w:rsidR="0037512D" w:rsidRPr="005B4073" w:rsidRDefault="0037512D" w:rsidP="00014872">
      <w:pPr>
        <w:pStyle w:val="L-Numbers"/>
      </w:pPr>
      <w:r w:rsidRPr="005B4073">
        <w:t xml:space="preserve">Dummy code the multi-level, categorical feature </w:t>
      </w:r>
      <w:r w:rsidRPr="00014872">
        <w:rPr>
          <w:rStyle w:val="P-Code"/>
        </w:rPr>
        <w:t>Summary</w:t>
      </w:r>
    </w:p>
    <w:p w14:paraId="1CE8E4CA" w14:textId="77777777" w:rsidR="0037512D" w:rsidRPr="005B4073" w:rsidRDefault="0037512D" w:rsidP="00014872">
      <w:pPr>
        <w:pStyle w:val="L-Numbers"/>
      </w:pPr>
      <w:r w:rsidRPr="005B4073">
        <w:t>Shuffle the data to remove any possible order effects</w:t>
      </w:r>
    </w:p>
    <w:p w14:paraId="2D9DE6EF" w14:textId="77777777" w:rsidR="0037512D" w:rsidRPr="005B4073" w:rsidRDefault="006B72B7" w:rsidP="00014872">
      <w:pPr>
        <w:pStyle w:val="L-Numbers"/>
      </w:pPr>
      <w:r w:rsidRPr="005B4073">
        <w:t>Split the data into features and outcome</w:t>
      </w:r>
    </w:p>
    <w:p w14:paraId="1DB13897" w14:textId="77777777" w:rsidR="006B72B7" w:rsidRPr="005B4073" w:rsidRDefault="006B72B7" w:rsidP="00014872">
      <w:pPr>
        <w:pStyle w:val="L-Numbers"/>
      </w:pPr>
      <w:r w:rsidRPr="005B4073">
        <w:t>Further divide the features and outcome into testing and training data</w:t>
      </w:r>
    </w:p>
    <w:p w14:paraId="275F2276" w14:textId="77777777" w:rsidR="004A04DD" w:rsidRPr="00014872" w:rsidRDefault="004A04DD" w:rsidP="00014872">
      <w:pPr>
        <w:pStyle w:val="P-Regular"/>
        <w:rPr>
          <w:rStyle w:val="P-Bold"/>
        </w:rPr>
      </w:pPr>
      <w:r w:rsidRPr="00014872">
        <w:rPr>
          <w:rStyle w:val="P-Bold"/>
        </w:rPr>
        <w:t>Solution:</w:t>
      </w:r>
    </w:p>
    <w:p w14:paraId="07B9D6B9" w14:textId="50C7A27A" w:rsidR="00BC450B" w:rsidRPr="005B4073" w:rsidRDefault="00907D7D" w:rsidP="00014872">
      <w:pPr>
        <w:pStyle w:val="L-Numbers"/>
        <w:numPr>
          <w:ilvl w:val="0"/>
          <w:numId w:val="28"/>
        </w:numPr>
      </w:pPr>
      <w:r w:rsidRPr="005B4073">
        <w:t xml:space="preserve">Import </w:t>
      </w:r>
      <w:r w:rsidRPr="00014872">
        <w:rPr>
          <w:rStyle w:val="P-Code"/>
        </w:rPr>
        <w:t>weather.csv</w:t>
      </w:r>
      <w:r w:rsidRPr="005B4073">
        <w:t xml:space="preserve"> and store it as a data frame using the following:</w:t>
      </w:r>
    </w:p>
    <w:p w14:paraId="652FFF7B" w14:textId="77777777" w:rsidR="00BC450B" w:rsidRPr="005B4073" w:rsidRDefault="00BC450B" w:rsidP="00014872">
      <w:pPr>
        <w:pStyle w:val="L-Source"/>
      </w:pPr>
      <w:proofErr w:type="gramStart"/>
      <w:r w:rsidRPr="005B4073">
        <w:t>import</w:t>
      </w:r>
      <w:proofErr w:type="gramEnd"/>
      <w:r w:rsidRPr="005B4073">
        <w:t xml:space="preserve"> pandas as </w:t>
      </w:r>
      <w:proofErr w:type="spellStart"/>
      <w:r w:rsidRPr="005B4073">
        <w:t>pd</w:t>
      </w:r>
      <w:proofErr w:type="spellEnd"/>
    </w:p>
    <w:p w14:paraId="7D68F0C4" w14:textId="77777777" w:rsidR="00BC450B" w:rsidRPr="005B4073" w:rsidRDefault="00BC450B" w:rsidP="00014872">
      <w:pPr>
        <w:pStyle w:val="L-Source"/>
      </w:pPr>
      <w:proofErr w:type="spellStart"/>
      <w:proofErr w:type="gramStart"/>
      <w:r w:rsidRPr="005B4073">
        <w:t>df</w:t>
      </w:r>
      <w:proofErr w:type="spellEnd"/>
      <w:proofErr w:type="gramEnd"/>
      <w:r w:rsidRPr="005B4073">
        <w:t xml:space="preserve"> = </w:t>
      </w:r>
      <w:proofErr w:type="spellStart"/>
      <w:r w:rsidRPr="005B4073">
        <w:t>pd.read_csv</w:t>
      </w:r>
      <w:proofErr w:type="spellEnd"/>
      <w:r w:rsidRPr="005B4073">
        <w:t>('weather.csv')</w:t>
      </w:r>
    </w:p>
    <w:p w14:paraId="41525B6E" w14:textId="37416535" w:rsidR="00BC450B" w:rsidRPr="005B4073" w:rsidRDefault="00907D7D" w:rsidP="00014872">
      <w:pPr>
        <w:pStyle w:val="L-Numbers"/>
      </w:pPr>
      <w:r w:rsidRPr="005B4073">
        <w:t>D</w:t>
      </w:r>
      <w:r w:rsidR="00BC450B" w:rsidRPr="005B4073">
        <w:t>ummy code</w:t>
      </w:r>
      <w:r w:rsidRPr="005B4073">
        <w:t xml:space="preserve"> the</w:t>
      </w:r>
      <w:r w:rsidR="00BC450B" w:rsidRPr="005B4073">
        <w:t xml:space="preserve"> </w:t>
      </w:r>
      <w:r w:rsidR="00BC450B" w:rsidRPr="00014872">
        <w:rPr>
          <w:rStyle w:val="P-Code"/>
        </w:rPr>
        <w:t>Summary</w:t>
      </w:r>
      <w:r w:rsidRPr="005B4073">
        <w:t xml:space="preserve"> column as follows:</w:t>
      </w:r>
    </w:p>
    <w:p w14:paraId="4D7A64ED" w14:textId="77777777" w:rsidR="00BC450B" w:rsidRPr="005B4073" w:rsidRDefault="00BC450B" w:rsidP="00014872">
      <w:pPr>
        <w:pStyle w:val="L-Source"/>
      </w:pPr>
      <w:proofErr w:type="gramStart"/>
      <w:r w:rsidRPr="005B4073">
        <w:t>import</w:t>
      </w:r>
      <w:proofErr w:type="gramEnd"/>
      <w:r w:rsidRPr="005B4073">
        <w:t xml:space="preserve"> pandas as </w:t>
      </w:r>
      <w:proofErr w:type="spellStart"/>
      <w:r w:rsidRPr="005B4073">
        <w:t>pd</w:t>
      </w:r>
      <w:proofErr w:type="spellEnd"/>
    </w:p>
    <w:p w14:paraId="6B7EB382" w14:textId="77777777" w:rsidR="00BC450B" w:rsidRPr="005B4073" w:rsidRDefault="00BC450B" w:rsidP="00014872">
      <w:pPr>
        <w:pStyle w:val="L-Source"/>
      </w:pPr>
      <w:proofErr w:type="spellStart"/>
      <w:r w:rsidRPr="005B4073">
        <w:t>df_dummies</w:t>
      </w:r>
      <w:proofErr w:type="spellEnd"/>
      <w:r w:rsidRPr="005B4073">
        <w:t xml:space="preserve"> = </w:t>
      </w:r>
      <w:proofErr w:type="spellStart"/>
      <w:r w:rsidRPr="005B4073">
        <w:t>pd.get_</w:t>
      </w:r>
      <w:proofErr w:type="gramStart"/>
      <w:r w:rsidRPr="005B4073">
        <w:t>dummies</w:t>
      </w:r>
      <w:proofErr w:type="spellEnd"/>
      <w:r w:rsidRPr="005B4073">
        <w:t>(</w:t>
      </w:r>
      <w:proofErr w:type="spellStart"/>
      <w:proofErr w:type="gramEnd"/>
      <w:r w:rsidRPr="005B4073">
        <w:t>df</w:t>
      </w:r>
      <w:proofErr w:type="spellEnd"/>
      <w:r w:rsidRPr="005B4073">
        <w:t xml:space="preserve">, </w:t>
      </w:r>
      <w:proofErr w:type="spellStart"/>
      <w:r w:rsidRPr="005B4073">
        <w:t>drop_first</w:t>
      </w:r>
      <w:proofErr w:type="spellEnd"/>
      <w:r w:rsidRPr="005B4073">
        <w:t>=True)</w:t>
      </w:r>
    </w:p>
    <w:p w14:paraId="43832217" w14:textId="77777777" w:rsidR="00BC450B" w:rsidRPr="005B4073" w:rsidRDefault="00962484" w:rsidP="00014872">
      <w:pPr>
        <w:pStyle w:val="L-Numbers"/>
      </w:pPr>
      <w:r w:rsidRPr="005B4073">
        <w:t>S</w:t>
      </w:r>
      <w:r w:rsidR="00BC450B" w:rsidRPr="005B4073">
        <w:t xml:space="preserve">huffle </w:t>
      </w:r>
      <w:proofErr w:type="spellStart"/>
      <w:r w:rsidR="00BC450B" w:rsidRPr="00014872">
        <w:rPr>
          <w:rStyle w:val="P-Code"/>
        </w:rPr>
        <w:t>df_dummies</w:t>
      </w:r>
      <w:proofErr w:type="spellEnd"/>
      <w:r w:rsidRPr="005B4073">
        <w:t xml:space="preserve"> using the code below:</w:t>
      </w:r>
    </w:p>
    <w:p w14:paraId="0BD61826" w14:textId="77777777" w:rsidR="00BC450B" w:rsidRPr="005B4073" w:rsidRDefault="00BC450B" w:rsidP="00014872">
      <w:pPr>
        <w:pStyle w:val="L-Source"/>
      </w:pPr>
      <w:proofErr w:type="gramStart"/>
      <w:r w:rsidRPr="005B4073">
        <w:t>from</w:t>
      </w:r>
      <w:proofErr w:type="gramEnd"/>
      <w:r w:rsidRPr="005B4073">
        <w:t xml:space="preserve"> </w:t>
      </w:r>
      <w:proofErr w:type="spellStart"/>
      <w:r w:rsidRPr="005B4073">
        <w:t>sklearn.utils</w:t>
      </w:r>
      <w:proofErr w:type="spellEnd"/>
      <w:r w:rsidRPr="005B4073">
        <w:t xml:space="preserve"> import shuffle</w:t>
      </w:r>
    </w:p>
    <w:p w14:paraId="2F692752" w14:textId="77777777" w:rsidR="00BC450B" w:rsidRPr="005B4073" w:rsidRDefault="00BC450B" w:rsidP="00014872">
      <w:pPr>
        <w:pStyle w:val="L-Source"/>
      </w:pPr>
      <w:proofErr w:type="spellStart"/>
      <w:r w:rsidRPr="005B4073">
        <w:t>df_shuffled</w:t>
      </w:r>
      <w:proofErr w:type="spellEnd"/>
      <w:r w:rsidRPr="005B4073">
        <w:t xml:space="preserve"> = </w:t>
      </w:r>
      <w:proofErr w:type="gramStart"/>
      <w:r w:rsidRPr="005B4073">
        <w:t>shuffle(</w:t>
      </w:r>
      <w:proofErr w:type="spellStart"/>
      <w:proofErr w:type="gramEnd"/>
      <w:r w:rsidRPr="005B4073">
        <w:t>df_dummies</w:t>
      </w:r>
      <w:proofErr w:type="spellEnd"/>
      <w:r w:rsidRPr="005B4073">
        <w:t xml:space="preserve">, </w:t>
      </w:r>
      <w:proofErr w:type="spellStart"/>
      <w:r w:rsidRPr="005B4073">
        <w:t>random_state</w:t>
      </w:r>
      <w:proofErr w:type="spellEnd"/>
      <w:r w:rsidRPr="005B4073">
        <w:t>=42)</w:t>
      </w:r>
    </w:p>
    <w:p w14:paraId="238E1FC2" w14:textId="77777777" w:rsidR="00BC450B" w:rsidRPr="005B4073" w:rsidRDefault="00962484" w:rsidP="00014872">
      <w:pPr>
        <w:pStyle w:val="L-Numbers"/>
      </w:pPr>
      <w:r w:rsidRPr="005B4073">
        <w:t>S</w:t>
      </w:r>
      <w:r w:rsidR="00BC450B" w:rsidRPr="005B4073">
        <w:t xml:space="preserve">plit </w:t>
      </w:r>
      <w:proofErr w:type="spellStart"/>
      <w:r w:rsidR="00BC450B" w:rsidRPr="00014872">
        <w:rPr>
          <w:rStyle w:val="P-Code"/>
        </w:rPr>
        <w:t>df_shuffled</w:t>
      </w:r>
      <w:proofErr w:type="spellEnd"/>
      <w:r w:rsidR="00BC450B" w:rsidRPr="005B4073">
        <w:t xml:space="preserve"> into X and y</w:t>
      </w:r>
      <w:r w:rsidRPr="005B4073">
        <w:t xml:space="preserve"> as follows:</w:t>
      </w:r>
    </w:p>
    <w:p w14:paraId="2520C9CC" w14:textId="77777777" w:rsidR="00BC450B" w:rsidRPr="005B4073" w:rsidRDefault="00395823" w:rsidP="00014872">
      <w:pPr>
        <w:pStyle w:val="L-Source"/>
      </w:pPr>
      <w:r w:rsidRPr="005B4073">
        <w:t>DV = 'Rain'</w:t>
      </w:r>
    </w:p>
    <w:p w14:paraId="75EA6003" w14:textId="77777777" w:rsidR="00BC450B" w:rsidRPr="005B4073" w:rsidRDefault="00BC450B" w:rsidP="00014872">
      <w:pPr>
        <w:pStyle w:val="L-Source"/>
      </w:pPr>
      <w:r w:rsidRPr="005B4073">
        <w:t xml:space="preserve">X = </w:t>
      </w:r>
      <w:proofErr w:type="spellStart"/>
      <w:r w:rsidRPr="005B4073">
        <w:t>df_</w:t>
      </w:r>
      <w:proofErr w:type="gramStart"/>
      <w:r w:rsidRPr="005B4073">
        <w:t>shuffled.dro</w:t>
      </w:r>
      <w:r w:rsidR="00321A5E" w:rsidRPr="005B4073">
        <w:t>p</w:t>
      </w:r>
      <w:proofErr w:type="spellEnd"/>
      <w:r w:rsidR="00321A5E" w:rsidRPr="005B4073">
        <w:t>(</w:t>
      </w:r>
      <w:proofErr w:type="gramEnd"/>
      <w:r w:rsidR="00321A5E" w:rsidRPr="005B4073">
        <w:t>DV, axis=1)</w:t>
      </w:r>
    </w:p>
    <w:p w14:paraId="3B72492D" w14:textId="77777777" w:rsidR="00BC450B" w:rsidRPr="005B4073" w:rsidRDefault="00321A5E" w:rsidP="00014872">
      <w:pPr>
        <w:pStyle w:val="L-Source"/>
      </w:pPr>
      <w:r w:rsidRPr="005B4073">
        <w:t xml:space="preserve">y = </w:t>
      </w:r>
      <w:proofErr w:type="spellStart"/>
      <w:r w:rsidRPr="005B4073">
        <w:t>df_</w:t>
      </w:r>
      <w:proofErr w:type="gramStart"/>
      <w:r w:rsidRPr="005B4073">
        <w:t>shuffled</w:t>
      </w:r>
      <w:proofErr w:type="spellEnd"/>
      <w:r w:rsidRPr="005B4073">
        <w:t>[</w:t>
      </w:r>
      <w:proofErr w:type="gramEnd"/>
      <w:r w:rsidRPr="005B4073">
        <w:t>DV]</w:t>
      </w:r>
    </w:p>
    <w:p w14:paraId="5EE97A85" w14:textId="77777777" w:rsidR="00BC450B" w:rsidRPr="005B4073" w:rsidRDefault="00962484" w:rsidP="00014872">
      <w:pPr>
        <w:pStyle w:val="L-Numbers"/>
      </w:pPr>
      <w:r w:rsidRPr="005B4073">
        <w:t>S</w:t>
      </w:r>
      <w:r w:rsidR="00BC450B" w:rsidRPr="005B4073">
        <w:t xml:space="preserve">plit </w:t>
      </w:r>
      <w:r w:rsidR="00BC450B" w:rsidRPr="00014872">
        <w:rPr>
          <w:rStyle w:val="P-Code"/>
        </w:rPr>
        <w:t>X</w:t>
      </w:r>
      <w:r w:rsidR="00BC450B" w:rsidRPr="005B4073">
        <w:t xml:space="preserve"> and </w:t>
      </w:r>
      <w:r w:rsidR="00BC450B" w:rsidRPr="00014872">
        <w:rPr>
          <w:rStyle w:val="P-Code"/>
        </w:rPr>
        <w:t>y</w:t>
      </w:r>
      <w:r w:rsidR="00BC450B" w:rsidRPr="005B4073">
        <w:t xml:space="preserve"> into testing and training data</w:t>
      </w:r>
    </w:p>
    <w:p w14:paraId="403BE91D" w14:textId="77777777" w:rsidR="00BC450B" w:rsidRPr="005B4073" w:rsidRDefault="00BC450B" w:rsidP="00014872">
      <w:pPr>
        <w:pStyle w:val="L-Source"/>
      </w:pPr>
      <w:proofErr w:type="gramStart"/>
      <w:r w:rsidRPr="005B4073">
        <w:t>from</w:t>
      </w:r>
      <w:proofErr w:type="gramEnd"/>
      <w:r w:rsidRPr="005B4073">
        <w:t xml:space="preserve"> </w:t>
      </w:r>
      <w:proofErr w:type="spellStart"/>
      <w:r w:rsidRPr="005B4073">
        <w:t>sklearn.model_selection</w:t>
      </w:r>
      <w:proofErr w:type="spellEnd"/>
      <w:r w:rsidRPr="005B4073">
        <w:t xml:space="preserve"> import </w:t>
      </w:r>
      <w:proofErr w:type="spellStart"/>
      <w:r w:rsidRPr="005B4073">
        <w:t>train_test_split</w:t>
      </w:r>
      <w:proofErr w:type="spellEnd"/>
    </w:p>
    <w:p w14:paraId="556ADD11" w14:textId="77777777" w:rsidR="00BC450B" w:rsidRPr="005B4073" w:rsidRDefault="00BC450B" w:rsidP="00014872">
      <w:pPr>
        <w:pStyle w:val="L-Source"/>
      </w:pPr>
      <w:proofErr w:type="spellStart"/>
      <w:r w:rsidRPr="005B4073">
        <w:t>X_train</w:t>
      </w:r>
      <w:proofErr w:type="spellEnd"/>
      <w:r w:rsidRPr="005B4073">
        <w:t xml:space="preserve">, </w:t>
      </w:r>
      <w:proofErr w:type="spellStart"/>
      <w:r w:rsidRPr="005B4073">
        <w:t>X_test</w:t>
      </w:r>
      <w:proofErr w:type="spellEnd"/>
      <w:r w:rsidRPr="005B4073">
        <w:t xml:space="preserve">, </w:t>
      </w:r>
      <w:proofErr w:type="spellStart"/>
      <w:r w:rsidRPr="005B4073">
        <w:t>y_train</w:t>
      </w:r>
      <w:proofErr w:type="spellEnd"/>
      <w:r w:rsidRPr="005B4073">
        <w:t xml:space="preserve">, </w:t>
      </w:r>
      <w:proofErr w:type="spellStart"/>
      <w:r w:rsidRPr="005B4073">
        <w:t>y_test</w:t>
      </w:r>
      <w:proofErr w:type="spellEnd"/>
      <w:r w:rsidRPr="005B4073">
        <w:t xml:space="preserve"> = </w:t>
      </w:r>
      <w:proofErr w:type="spellStart"/>
      <w:r w:rsidRPr="005B4073">
        <w:t>train_test_split</w:t>
      </w:r>
      <w:proofErr w:type="spellEnd"/>
      <w:r w:rsidRPr="005B4073">
        <w:t xml:space="preserve">(X, y, </w:t>
      </w:r>
      <w:proofErr w:type="spellStart"/>
      <w:r w:rsidRPr="005B4073">
        <w:t>test_size</w:t>
      </w:r>
      <w:proofErr w:type="spellEnd"/>
      <w:r w:rsidRPr="005B4073">
        <w:t xml:space="preserve">=0.33, </w:t>
      </w:r>
      <w:proofErr w:type="spellStart"/>
      <w:r w:rsidRPr="005B4073">
        <w:t>random_state</w:t>
      </w:r>
      <w:proofErr w:type="spellEnd"/>
      <w:r w:rsidRPr="005B4073">
        <w:t>=42)</w:t>
      </w:r>
    </w:p>
    <w:p w14:paraId="5AFABEC0" w14:textId="17CB9926" w:rsidR="00E67180" w:rsidRDefault="00E67180" w:rsidP="00E67180">
      <w:pPr>
        <w:pStyle w:val="L-Numbers"/>
        <w:rPr>
          <w:ins w:id="276" w:author="Aaron England" w:date="2019-05-08T22:13:00Z"/>
        </w:rPr>
        <w:pPrChange w:id="277" w:author="Aaron England" w:date="2019-05-08T22:13:00Z">
          <w:pPr>
            <w:pStyle w:val="P-Regular"/>
          </w:pPr>
        </w:pPrChange>
      </w:pPr>
      <w:ins w:id="278" w:author="Aaron England" w:date="2019-05-08T22:13:00Z">
        <w:r>
          <w:t xml:space="preserve">Scale </w:t>
        </w:r>
      </w:ins>
      <w:proofErr w:type="spellStart"/>
      <w:ins w:id="279" w:author="Aaron England" w:date="2019-05-08T22:32:00Z">
        <w:r w:rsidR="000C7300">
          <w:t>X_train</w:t>
        </w:r>
        <w:proofErr w:type="spellEnd"/>
        <w:r w:rsidR="000C7300">
          <w:t xml:space="preserve"> and </w:t>
        </w:r>
      </w:ins>
      <w:proofErr w:type="spellStart"/>
      <w:ins w:id="280" w:author="Aaron England" w:date="2019-05-08T22:13:00Z">
        <w:r>
          <w:t>X_test</w:t>
        </w:r>
        <w:proofErr w:type="spellEnd"/>
        <w:r>
          <w:t xml:space="preserve"> using the following code:</w:t>
        </w:r>
      </w:ins>
    </w:p>
    <w:p w14:paraId="519C1CF9" w14:textId="77777777" w:rsidR="004A0C5E" w:rsidRDefault="004A0C5E" w:rsidP="00711617">
      <w:pPr>
        <w:pStyle w:val="L-Numbers"/>
        <w:numPr>
          <w:ilvl w:val="0"/>
          <w:numId w:val="0"/>
        </w:numPr>
        <w:ind w:left="717"/>
        <w:rPr>
          <w:ins w:id="281" w:author="Aaron England" w:date="2019-05-08T22:16:00Z"/>
          <w:rFonts w:ascii="Lucida Console" w:hAnsi="Lucida Console"/>
        </w:rPr>
        <w:pPrChange w:id="282" w:author="Aaron England" w:date="2019-05-08T22:15:00Z">
          <w:pPr>
            <w:pStyle w:val="L-Numbers"/>
          </w:pPr>
        </w:pPrChange>
      </w:pPr>
    </w:p>
    <w:p w14:paraId="6BD63615" w14:textId="232B5D04" w:rsidR="00711617" w:rsidRPr="00711617" w:rsidRDefault="00711617" w:rsidP="00711617">
      <w:pPr>
        <w:pStyle w:val="L-Numbers"/>
        <w:numPr>
          <w:ilvl w:val="0"/>
          <w:numId w:val="0"/>
        </w:numPr>
        <w:ind w:left="717"/>
        <w:rPr>
          <w:ins w:id="283" w:author="Aaron England" w:date="2019-05-08T22:15:00Z"/>
          <w:rFonts w:ascii="Lucida Console" w:hAnsi="Lucida Console"/>
          <w:rPrChange w:id="284" w:author="Aaron England" w:date="2019-05-08T22:16:00Z">
            <w:rPr>
              <w:ins w:id="285" w:author="Aaron England" w:date="2019-05-08T22:15:00Z"/>
            </w:rPr>
          </w:rPrChange>
        </w:rPr>
        <w:pPrChange w:id="286" w:author="Aaron England" w:date="2019-05-08T22:15:00Z">
          <w:pPr>
            <w:pStyle w:val="L-Numbers"/>
          </w:pPr>
        </w:pPrChange>
      </w:pPr>
      <w:proofErr w:type="gramStart"/>
      <w:ins w:id="287" w:author="Aaron England" w:date="2019-05-08T22:15:00Z">
        <w:r w:rsidRPr="00711617">
          <w:rPr>
            <w:rFonts w:ascii="Lucida Console" w:hAnsi="Lucida Console"/>
            <w:rPrChange w:id="288" w:author="Aaron England" w:date="2019-05-08T22:16:00Z">
              <w:rPr/>
            </w:rPrChange>
          </w:rPr>
          <w:t>from</w:t>
        </w:r>
        <w:proofErr w:type="gramEnd"/>
        <w:r w:rsidRPr="00711617">
          <w:rPr>
            <w:rFonts w:ascii="Lucida Console" w:hAnsi="Lucida Console"/>
            <w:rPrChange w:id="289" w:author="Aaron England" w:date="2019-05-08T22:16:00Z">
              <w:rPr/>
            </w:rPrChange>
          </w:rPr>
          <w:t xml:space="preserve"> </w:t>
        </w:r>
        <w:proofErr w:type="spellStart"/>
        <w:r w:rsidRPr="00711617">
          <w:rPr>
            <w:rFonts w:ascii="Lucida Console" w:hAnsi="Lucida Console"/>
            <w:rPrChange w:id="290" w:author="Aaron England" w:date="2019-05-08T22:16:00Z">
              <w:rPr/>
            </w:rPrChange>
          </w:rPr>
          <w:t>sklearn.preprocessing</w:t>
        </w:r>
        <w:proofErr w:type="spellEnd"/>
        <w:r w:rsidRPr="00711617">
          <w:rPr>
            <w:rFonts w:ascii="Lucida Console" w:hAnsi="Lucida Console"/>
            <w:rPrChange w:id="291" w:author="Aaron England" w:date="2019-05-08T22:16:00Z">
              <w:rPr/>
            </w:rPrChange>
          </w:rPr>
          <w:t xml:space="preserve"> import </w:t>
        </w:r>
        <w:proofErr w:type="spellStart"/>
        <w:r w:rsidRPr="00711617">
          <w:rPr>
            <w:rFonts w:ascii="Lucida Console" w:hAnsi="Lucida Console"/>
            <w:rPrChange w:id="292" w:author="Aaron England" w:date="2019-05-08T22:16:00Z">
              <w:rPr/>
            </w:rPrChange>
          </w:rPr>
          <w:t>StandardScaler</w:t>
        </w:r>
        <w:proofErr w:type="spellEnd"/>
      </w:ins>
    </w:p>
    <w:p w14:paraId="13E5C5B5" w14:textId="78BF01D8" w:rsidR="00711617" w:rsidRDefault="00711617" w:rsidP="00711617">
      <w:pPr>
        <w:pStyle w:val="L-Numbers"/>
        <w:numPr>
          <w:ilvl w:val="0"/>
          <w:numId w:val="0"/>
        </w:numPr>
        <w:ind w:left="717"/>
        <w:rPr>
          <w:ins w:id="293" w:author="Aaron England" w:date="2019-05-08T22:32:00Z"/>
          <w:rFonts w:ascii="Lucida Console" w:hAnsi="Lucida Console"/>
        </w:rPr>
        <w:pPrChange w:id="294" w:author="Aaron England" w:date="2019-05-08T22:15:00Z">
          <w:pPr>
            <w:pStyle w:val="L-Numbers"/>
          </w:pPr>
        </w:pPrChange>
      </w:pPr>
      <w:proofErr w:type="gramStart"/>
      <w:ins w:id="295" w:author="Aaron England" w:date="2019-05-08T22:15:00Z">
        <w:r w:rsidRPr="00711617">
          <w:rPr>
            <w:rFonts w:ascii="Lucida Console" w:hAnsi="Lucida Console"/>
            <w:rPrChange w:id="296" w:author="Aaron England" w:date="2019-05-08T22:16:00Z">
              <w:rPr/>
            </w:rPrChange>
          </w:rPr>
          <w:t>model</w:t>
        </w:r>
        <w:proofErr w:type="gramEnd"/>
        <w:r w:rsidRPr="00711617">
          <w:rPr>
            <w:rFonts w:ascii="Lucida Console" w:hAnsi="Lucida Console"/>
            <w:rPrChange w:id="297" w:author="Aaron England" w:date="2019-05-08T22:16:00Z">
              <w:rPr/>
            </w:rPrChange>
          </w:rPr>
          <w:t xml:space="preserve"> = </w:t>
        </w:r>
        <w:proofErr w:type="spellStart"/>
        <w:r w:rsidRPr="00711617">
          <w:rPr>
            <w:rFonts w:ascii="Lucida Console" w:hAnsi="Lucida Console"/>
            <w:rPrChange w:id="298" w:author="Aaron England" w:date="2019-05-08T22:16:00Z">
              <w:rPr/>
            </w:rPrChange>
          </w:rPr>
          <w:t>StandardScaler</w:t>
        </w:r>
        <w:proofErr w:type="spellEnd"/>
        <w:r w:rsidRPr="00711617">
          <w:rPr>
            <w:rFonts w:ascii="Lucida Console" w:hAnsi="Lucida Console"/>
            <w:rPrChange w:id="299" w:author="Aaron England" w:date="2019-05-08T22:16:00Z">
              <w:rPr/>
            </w:rPrChange>
          </w:rPr>
          <w:t>()</w:t>
        </w:r>
      </w:ins>
    </w:p>
    <w:p w14:paraId="52B6C0C4" w14:textId="1D5C3099" w:rsidR="000C7300" w:rsidRPr="00711617" w:rsidRDefault="000C7300" w:rsidP="00711617">
      <w:pPr>
        <w:pStyle w:val="L-Numbers"/>
        <w:numPr>
          <w:ilvl w:val="0"/>
          <w:numId w:val="0"/>
        </w:numPr>
        <w:ind w:left="717"/>
        <w:rPr>
          <w:ins w:id="300" w:author="Aaron England" w:date="2019-05-08T22:15:00Z"/>
          <w:rFonts w:ascii="Lucida Console" w:hAnsi="Lucida Console"/>
          <w:rPrChange w:id="301" w:author="Aaron England" w:date="2019-05-08T22:16:00Z">
            <w:rPr>
              <w:ins w:id="302" w:author="Aaron England" w:date="2019-05-08T22:15:00Z"/>
            </w:rPr>
          </w:rPrChange>
        </w:rPr>
        <w:pPrChange w:id="303" w:author="Aaron England" w:date="2019-05-08T22:15:00Z">
          <w:pPr>
            <w:pStyle w:val="L-Numbers"/>
          </w:pPr>
        </w:pPrChange>
      </w:pPr>
      <w:proofErr w:type="spellStart"/>
      <w:ins w:id="304" w:author="Aaron England" w:date="2019-05-08T22:32:00Z">
        <w:r>
          <w:rPr>
            <w:rFonts w:ascii="Lucida Console" w:hAnsi="Lucida Console"/>
          </w:rPr>
          <w:t>X_train_scaled</w:t>
        </w:r>
        <w:proofErr w:type="spellEnd"/>
        <w:r>
          <w:rPr>
            <w:rFonts w:ascii="Lucida Console" w:hAnsi="Lucida Console"/>
          </w:rPr>
          <w:t xml:space="preserve"> = </w:t>
        </w:r>
        <w:proofErr w:type="spellStart"/>
        <w:r>
          <w:rPr>
            <w:rFonts w:ascii="Lucida Console" w:hAnsi="Lucida Console"/>
          </w:rPr>
          <w:t>model.fit_</w:t>
        </w:r>
        <w:proofErr w:type="gramStart"/>
        <w:r>
          <w:rPr>
            <w:rFonts w:ascii="Lucida Console" w:hAnsi="Lucida Console"/>
          </w:rPr>
          <w:t>transform</w:t>
        </w:r>
        <w:proofErr w:type="spellEnd"/>
        <w:r>
          <w:rPr>
            <w:rFonts w:ascii="Lucida Console" w:hAnsi="Lucida Console"/>
          </w:rPr>
          <w:t>(</w:t>
        </w:r>
        <w:proofErr w:type="spellStart"/>
        <w:proofErr w:type="gramEnd"/>
        <w:r>
          <w:rPr>
            <w:rFonts w:ascii="Lucida Console" w:hAnsi="Lucida Console"/>
          </w:rPr>
          <w:t>X_train</w:t>
        </w:r>
        <w:proofErr w:type="spellEnd"/>
        <w:r>
          <w:rPr>
            <w:rFonts w:ascii="Lucida Console" w:hAnsi="Lucida Console"/>
          </w:rPr>
          <w:t>)</w:t>
        </w:r>
      </w:ins>
    </w:p>
    <w:p w14:paraId="770417E3" w14:textId="37736B36" w:rsidR="00E67180" w:rsidRPr="008A0166" w:rsidRDefault="00711617" w:rsidP="008A0166">
      <w:pPr>
        <w:pStyle w:val="L-Numbers"/>
        <w:numPr>
          <w:ilvl w:val="0"/>
          <w:numId w:val="0"/>
        </w:numPr>
        <w:ind w:left="717"/>
        <w:rPr>
          <w:ins w:id="305" w:author="Aaron England" w:date="2019-05-08T22:13:00Z"/>
          <w:rFonts w:ascii="Lucida Console" w:hAnsi="Lucida Console"/>
          <w:rPrChange w:id="306" w:author="Aaron England" w:date="2019-05-08T22:16:00Z">
            <w:rPr>
              <w:ins w:id="307" w:author="Aaron England" w:date="2019-05-08T22:13:00Z"/>
            </w:rPr>
          </w:rPrChange>
        </w:rPr>
        <w:pPrChange w:id="308" w:author="Aaron England" w:date="2019-05-08T22:16:00Z">
          <w:pPr>
            <w:pStyle w:val="P-Regular"/>
          </w:pPr>
        </w:pPrChange>
      </w:pPr>
      <w:proofErr w:type="spellStart"/>
      <w:ins w:id="309" w:author="Aaron England" w:date="2019-05-08T22:15:00Z">
        <w:r w:rsidRPr="00711617">
          <w:rPr>
            <w:rFonts w:ascii="Lucida Console" w:hAnsi="Lucida Console"/>
            <w:rPrChange w:id="310" w:author="Aaron England" w:date="2019-05-08T22:16:00Z">
              <w:rPr/>
            </w:rPrChange>
          </w:rPr>
          <w:t>X_test_scaled</w:t>
        </w:r>
        <w:proofErr w:type="spellEnd"/>
        <w:r w:rsidRPr="00711617">
          <w:rPr>
            <w:rFonts w:ascii="Lucida Console" w:hAnsi="Lucida Console"/>
            <w:rPrChange w:id="311" w:author="Aaron England" w:date="2019-05-08T22:16:00Z">
              <w:rPr/>
            </w:rPrChange>
          </w:rPr>
          <w:t xml:space="preserve"> = </w:t>
        </w:r>
        <w:proofErr w:type="spellStart"/>
        <w:r w:rsidRPr="00711617">
          <w:rPr>
            <w:rFonts w:ascii="Lucida Console" w:hAnsi="Lucida Console"/>
            <w:rPrChange w:id="312" w:author="Aaron England" w:date="2019-05-08T22:16:00Z">
              <w:rPr/>
            </w:rPrChange>
          </w:rPr>
          <w:t>model.fit_</w:t>
        </w:r>
        <w:proofErr w:type="gramStart"/>
        <w:r w:rsidRPr="00711617">
          <w:rPr>
            <w:rFonts w:ascii="Lucida Console" w:hAnsi="Lucida Console"/>
            <w:rPrChange w:id="313" w:author="Aaron England" w:date="2019-05-08T22:16:00Z">
              <w:rPr/>
            </w:rPrChange>
          </w:rPr>
          <w:t>transform</w:t>
        </w:r>
        <w:proofErr w:type="spellEnd"/>
        <w:r w:rsidRPr="00711617">
          <w:rPr>
            <w:rFonts w:ascii="Lucida Console" w:hAnsi="Lucida Console"/>
            <w:rPrChange w:id="314" w:author="Aaron England" w:date="2019-05-08T22:16:00Z">
              <w:rPr/>
            </w:rPrChange>
          </w:rPr>
          <w:t>(</w:t>
        </w:r>
        <w:proofErr w:type="spellStart"/>
        <w:proofErr w:type="gramEnd"/>
        <w:r w:rsidRPr="00711617">
          <w:rPr>
            <w:rFonts w:ascii="Lucida Console" w:hAnsi="Lucida Console"/>
            <w:rPrChange w:id="315" w:author="Aaron England" w:date="2019-05-08T22:16:00Z">
              <w:rPr/>
            </w:rPrChange>
          </w:rPr>
          <w:t>X_test</w:t>
        </w:r>
        <w:proofErr w:type="spellEnd"/>
        <w:r w:rsidRPr="00711617">
          <w:rPr>
            <w:rFonts w:ascii="Lucida Console" w:hAnsi="Lucida Console"/>
            <w:rPrChange w:id="316" w:author="Aaron England" w:date="2019-05-08T22:16:00Z">
              <w:rPr/>
            </w:rPrChange>
          </w:rPr>
          <w:t>)</w:t>
        </w:r>
      </w:ins>
    </w:p>
    <w:p w14:paraId="1540F6F1" w14:textId="38731A93" w:rsidR="002104FD" w:rsidRPr="005B4073" w:rsidRDefault="00FD68FD" w:rsidP="00014872">
      <w:pPr>
        <w:pStyle w:val="P-Regular"/>
      </w:pPr>
      <w:del w:id="317" w:author="Aaron England" w:date="2019-05-08T22:37:00Z">
        <w:r w:rsidRPr="005B4073" w:rsidDel="00B50464">
          <w:delText xml:space="preserve">In previous exercises and activities, we have demonstrated how to scale our data prior to tuning the hyperparameters. </w:delText>
        </w:r>
      </w:del>
      <w:r w:rsidRPr="005B4073">
        <w:t>In the following exercise, we will learn to</w:t>
      </w:r>
      <w:ins w:id="318" w:author="Aaron England" w:date="2019-05-08T22:37:00Z">
        <w:r w:rsidR="00B50464">
          <w:t xml:space="preserve"> tune and fit a decision tree classifier model.</w:t>
        </w:r>
      </w:ins>
      <w:del w:id="319" w:author="Aaron England" w:date="2019-05-08T22:38:00Z">
        <w:r w:rsidRPr="005B4073" w:rsidDel="00B50464">
          <w:delText xml:space="preserve"> scale our data as a step in a pipeline.</w:delText>
        </w:r>
      </w:del>
    </w:p>
    <w:p w14:paraId="6CF893FC" w14:textId="77777777" w:rsidR="009E59D6" w:rsidRPr="005B4073" w:rsidRDefault="009E59D6" w:rsidP="00014872">
      <w:pPr>
        <w:pStyle w:val="SB-Sidebar"/>
      </w:pPr>
      <w:r w:rsidRPr="005B4073">
        <w:rPr>
          <w:b/>
        </w:rPr>
        <w:t xml:space="preserve">Discussion: </w:t>
      </w:r>
      <w:r w:rsidRPr="005B4073">
        <w:t>Is there a time where we might refrain from scaling our features prior to fitting a decision tree model?</w:t>
      </w:r>
    </w:p>
    <w:p w14:paraId="17521FAA" w14:textId="77777777" w:rsidR="009E59D6" w:rsidRPr="005B4073" w:rsidRDefault="009E59D6" w:rsidP="00014872">
      <w:pPr>
        <w:pStyle w:val="P-Regular"/>
      </w:pPr>
      <w:r w:rsidRPr="005B4073">
        <w:rPr>
          <w:b/>
        </w:rPr>
        <w:t>Answer</w:t>
      </w:r>
      <w:r w:rsidRPr="005B4073">
        <w:t>: Yes, if we are planning to visualize the tree and interpret the splits we would not want to scale the features.</w:t>
      </w:r>
    </w:p>
    <w:p w14:paraId="337585AD" w14:textId="764948B1" w:rsidR="00721596" w:rsidRPr="005B4073" w:rsidRDefault="00FC4869" w:rsidP="00014872">
      <w:pPr>
        <w:pStyle w:val="H2-General"/>
      </w:pPr>
      <w:commentRangeStart w:id="320"/>
      <w:commentRangeStart w:id="321"/>
      <w:r w:rsidRPr="005141A9">
        <w:rPr>
          <w:rPrChange w:id="322" w:author="Aaron England" w:date="2019-05-08T22:39:00Z">
            <w:rPr/>
          </w:rPrChange>
        </w:rPr>
        <w:t>Exercise 10</w:t>
      </w:r>
      <w:r w:rsidR="00041707" w:rsidRPr="005141A9">
        <w:rPr>
          <w:rPrChange w:id="323" w:author="Aaron England" w:date="2019-05-08T22:39:00Z">
            <w:rPr/>
          </w:rPrChange>
        </w:rPr>
        <w:t xml:space="preserve">: </w:t>
      </w:r>
      <w:ins w:id="324" w:author="Aaron England" w:date="2019-05-08T22:38:00Z">
        <w:r w:rsidR="005141A9" w:rsidRPr="005141A9">
          <w:rPr>
            <w:rPrChange w:id="325" w:author="Aaron England" w:date="2019-05-08T22:39:00Z">
              <w:rPr>
                <w:highlight w:val="green"/>
              </w:rPr>
            </w:rPrChange>
          </w:rPr>
          <w:t>T</w:t>
        </w:r>
      </w:ins>
      <w:del w:id="326" w:author="Aaron England" w:date="2019-05-08T22:38:00Z">
        <w:r w:rsidR="001C3A9C" w:rsidRPr="005141A9" w:rsidDel="005141A9">
          <w:rPr>
            <w:rPrChange w:id="327" w:author="Aaron England" w:date="2019-05-08T22:39:00Z">
              <w:rPr/>
            </w:rPrChange>
          </w:rPr>
          <w:delText>Scaling features and t</w:delText>
        </w:r>
      </w:del>
      <w:r w:rsidR="00041707" w:rsidRPr="005141A9">
        <w:rPr>
          <w:rPrChange w:id="328" w:author="Aaron England" w:date="2019-05-08T22:39:00Z">
            <w:rPr/>
          </w:rPrChange>
        </w:rPr>
        <w:t>uning decision tree classifier</w:t>
      </w:r>
      <w:r w:rsidR="00C143BA" w:rsidRPr="005141A9">
        <w:rPr>
          <w:rPrChange w:id="329" w:author="Aaron England" w:date="2019-05-08T22:39:00Z">
            <w:rPr/>
          </w:rPrChange>
        </w:rPr>
        <w:t xml:space="preserve"> using grid search</w:t>
      </w:r>
      <w:del w:id="330" w:author="Aaron England" w:date="2019-05-08T22:38:00Z">
        <w:r w:rsidR="00041707" w:rsidRPr="005141A9" w:rsidDel="005141A9">
          <w:rPr>
            <w:rPrChange w:id="331" w:author="Aaron England" w:date="2019-05-08T22:39:00Z">
              <w:rPr/>
            </w:rPrChange>
          </w:rPr>
          <w:delText xml:space="preserve"> in pipeline</w:delText>
        </w:r>
      </w:del>
      <w:del w:id="332" w:author="Aaron England" w:date="2019-05-08T22:39:00Z">
        <w:r w:rsidR="00331EE4" w:rsidRPr="005141A9" w:rsidDel="004F1D30">
          <w:rPr>
            <w:rPrChange w:id="333" w:author="Aaron England" w:date="2019-05-08T22:39:00Z">
              <w:rPr/>
            </w:rPrChange>
          </w:rPr>
          <w:delText>:</w:delText>
        </w:r>
      </w:del>
      <w:commentRangeEnd w:id="320"/>
      <w:r w:rsidR="007419A3" w:rsidRPr="005141A9">
        <w:rPr>
          <w:rStyle w:val="CommentReference"/>
          <w:color w:val="FF40FF"/>
          <w:rPrChange w:id="334" w:author="Aaron England" w:date="2019-05-08T22:39:00Z">
            <w:rPr>
              <w:rStyle w:val="CommentReference"/>
              <w:color w:val="FF40FF"/>
            </w:rPr>
          </w:rPrChange>
        </w:rPr>
        <w:commentReference w:id="320"/>
      </w:r>
      <w:commentRangeEnd w:id="321"/>
      <w:r w:rsidR="00937212" w:rsidRPr="005141A9">
        <w:rPr>
          <w:rStyle w:val="CommentReference"/>
          <w:rFonts w:eastAsiaTheme="minorHAnsi" w:cstheme="minorBidi"/>
          <w:lang w:val="en-US"/>
          <w:rPrChange w:id="335" w:author="Aaron England" w:date="2019-05-08T22:39:00Z">
            <w:rPr>
              <w:rStyle w:val="CommentReference"/>
              <w:rFonts w:eastAsiaTheme="minorHAnsi" w:cstheme="minorBidi"/>
              <w:lang w:val="en-US"/>
            </w:rPr>
          </w:rPrChange>
        </w:rPr>
        <w:commentReference w:id="321"/>
      </w:r>
    </w:p>
    <w:p w14:paraId="3E961D3B" w14:textId="7E08E390" w:rsidR="00331EE4" w:rsidRPr="005B4073" w:rsidRDefault="0092721B" w:rsidP="00014872">
      <w:pPr>
        <w:pStyle w:val="SB-Sidebar"/>
      </w:pPr>
      <w:r w:rsidRPr="005B4073">
        <w:t>Exercise 10:</w:t>
      </w:r>
      <w:r w:rsidR="00331EE4" w:rsidRPr="005B4073">
        <w:t xml:space="preserve"> </w:t>
      </w:r>
      <w:r w:rsidR="001C3A9C" w:rsidRPr="005B4073">
        <w:t>Scaling features and t</w:t>
      </w:r>
      <w:r w:rsidR="00331EE4" w:rsidRPr="005B4073">
        <w:t>uning decision tree</w:t>
      </w:r>
      <w:r w:rsidR="001C3A9C" w:rsidRPr="005B4073">
        <w:t xml:space="preserve"> classifier using grid search</w:t>
      </w:r>
      <w:del w:id="336" w:author="Aaron England" w:date="2019-05-08T23:10:00Z">
        <w:r w:rsidR="001C3A9C" w:rsidRPr="005B4073" w:rsidDel="00796883">
          <w:delText xml:space="preserve"> in pipeline</w:delText>
        </w:r>
      </w:del>
    </w:p>
    <w:p w14:paraId="1FEC430B" w14:textId="273FD8A2" w:rsidR="00607E6B" w:rsidRDefault="001C3A9C" w:rsidP="00D451A9">
      <w:pPr>
        <w:pStyle w:val="P-Regular"/>
        <w:rPr>
          <w:ins w:id="337" w:author="Aaron England" w:date="2019-05-08T21:48:00Z"/>
        </w:rPr>
      </w:pPr>
      <w:del w:id="338" w:author="Aaron England" w:date="2019-05-08T23:10:00Z">
        <w:r w:rsidRPr="005B4073" w:rsidDel="003D10B1">
          <w:delText xml:space="preserve">Up until this point, we have scaled our features as part of data preprocessing. </w:delText>
        </w:r>
      </w:del>
      <w:r w:rsidR="00DC017B" w:rsidRPr="005B4073">
        <w:t>In the current exercise</w:t>
      </w:r>
      <w:r w:rsidRPr="005B4073">
        <w:t>, we will</w:t>
      </w:r>
      <w:ins w:id="339" w:author="Aaron England" w:date="2019-05-08T23:10:00Z">
        <w:r w:rsidR="003D10B1">
          <w:t xml:space="preserve"> instantiate a </w:t>
        </w:r>
        <w:proofErr w:type="spellStart"/>
        <w:r w:rsidR="003D10B1">
          <w:t>hyperparameter</w:t>
        </w:r>
        <w:proofErr w:type="spellEnd"/>
        <w:r w:rsidR="003D10B1">
          <w:t xml:space="preserve"> space and tune the </w:t>
        </w:r>
        <w:proofErr w:type="spellStart"/>
        <w:r w:rsidR="003D10B1">
          <w:t>hyperparameters</w:t>
        </w:r>
        <w:proofErr w:type="spellEnd"/>
        <w:r w:rsidR="003D10B1">
          <w:t xml:space="preserve"> of a decision tree classifier using a grid search.</w:t>
        </w:r>
      </w:ins>
      <w:del w:id="340" w:author="Aaron England" w:date="2019-05-08T23:11:00Z">
        <w:r w:rsidRPr="005B4073" w:rsidDel="003D10B1">
          <w:delText xml:space="preserve"> scale our features and tune our hyperparameters in the steps of a pipeline.</w:delText>
        </w:r>
      </w:del>
    </w:p>
    <w:p w14:paraId="23AD171C" w14:textId="77777777" w:rsidR="00686DBA" w:rsidRDefault="00686DBA" w:rsidP="00686DBA">
      <w:pPr>
        <w:pStyle w:val="H3-Callout"/>
        <w:rPr>
          <w:ins w:id="341" w:author="Aaron England" w:date="2019-05-08T21:48:00Z"/>
        </w:rPr>
      </w:pPr>
      <w:ins w:id="342" w:author="Aaron England" w:date="2019-05-08T21:48:00Z">
        <w:r>
          <w:t>Note:</w:t>
        </w:r>
      </w:ins>
    </w:p>
    <w:p w14:paraId="129971BD" w14:textId="3EA3508F" w:rsidR="00686DBA" w:rsidRPr="005B4073" w:rsidRDefault="00686DBA" w:rsidP="00DD6600">
      <w:pPr>
        <w:pStyle w:val="P-Callout"/>
        <w:pPrChange w:id="343" w:author="Aaron England" w:date="2019-05-08T21:49:00Z">
          <w:pPr>
            <w:pStyle w:val="P-Regular"/>
          </w:pPr>
        </w:pPrChange>
      </w:pPr>
      <w:ins w:id="344" w:author="Aaron England" w:date="2019-05-08T21:48:00Z">
        <w:r>
          <w:t>Continuing from Activity 4</w:t>
        </w:r>
      </w:ins>
    </w:p>
    <w:p w14:paraId="0BBC610C" w14:textId="7728B776" w:rsidR="00654857" w:rsidRPr="00BF26B8" w:rsidDel="009D06C2" w:rsidRDefault="00654857" w:rsidP="00D451A9">
      <w:pPr>
        <w:pStyle w:val="L-Numbers"/>
        <w:numPr>
          <w:ilvl w:val="0"/>
          <w:numId w:val="30"/>
        </w:numPr>
        <w:rPr>
          <w:del w:id="345" w:author="Aaron England" w:date="2019-05-08T22:40:00Z"/>
          <w:iCs/>
          <w:szCs w:val="24"/>
        </w:rPr>
      </w:pPr>
      <w:del w:id="346" w:author="Aaron England" w:date="2019-05-07T07:07:00Z">
        <w:r w:rsidRPr="005B4073" w:rsidDel="00213940">
          <w:delText>S</w:delText>
        </w:r>
      </w:del>
      <w:del w:id="347" w:author="Aaron England" w:date="2019-05-08T22:40:00Z">
        <w:r w:rsidRPr="005B4073" w:rsidDel="009D06C2">
          <w:delText xml:space="preserve">et up the </w:delText>
        </w:r>
        <w:commentRangeStart w:id="348"/>
        <w:commentRangeStart w:id="349"/>
        <w:r w:rsidRPr="005B4073" w:rsidDel="009D06C2">
          <w:delText xml:space="preserve">steps </w:delText>
        </w:r>
        <w:commentRangeEnd w:id="348"/>
        <w:r w:rsidR="00DE6678" w:rsidDel="009D06C2">
          <w:rPr>
            <w:rStyle w:val="CommentReference"/>
            <w:rFonts w:eastAsiaTheme="minorHAnsi" w:cstheme="minorBidi"/>
            <w:lang w:val="en-IN"/>
          </w:rPr>
          <w:commentReference w:id="348"/>
        </w:r>
        <w:commentRangeEnd w:id="349"/>
        <w:r w:rsidR="00CD4F6B" w:rsidDel="009D06C2">
          <w:rPr>
            <w:rStyle w:val="CommentReference"/>
            <w:rFonts w:eastAsiaTheme="minorHAnsi" w:cstheme="minorBidi"/>
            <w:lang w:val="en-US"/>
          </w:rPr>
          <w:commentReference w:id="349"/>
        </w:r>
        <w:r w:rsidRPr="005B4073" w:rsidDel="009D06C2">
          <w:delText>for a pipeline</w:delText>
        </w:r>
      </w:del>
    </w:p>
    <w:p w14:paraId="54E3B6B1" w14:textId="2A3EE67E" w:rsidR="00654857" w:rsidRPr="005B4073" w:rsidDel="009D06C2" w:rsidRDefault="00654857" w:rsidP="00D451A9">
      <w:pPr>
        <w:pStyle w:val="L-Source"/>
        <w:rPr>
          <w:del w:id="350" w:author="Aaron England" w:date="2019-05-08T22:40:00Z"/>
        </w:rPr>
      </w:pPr>
      <w:del w:id="351" w:author="Aaron England" w:date="2019-05-08T22:40:00Z">
        <w:r w:rsidRPr="005B4073" w:rsidDel="009D06C2">
          <w:delText>from sklearn.preprocessing import StandardScaler</w:delText>
        </w:r>
      </w:del>
    </w:p>
    <w:p w14:paraId="3EE47A05" w14:textId="5D848166" w:rsidR="00654857" w:rsidRPr="005B4073" w:rsidDel="009D06C2" w:rsidRDefault="00654857" w:rsidP="00D451A9">
      <w:pPr>
        <w:pStyle w:val="L-Source"/>
        <w:rPr>
          <w:del w:id="352" w:author="Aaron England" w:date="2019-05-08T22:40:00Z"/>
        </w:rPr>
      </w:pPr>
      <w:del w:id="353" w:author="Aaron England" w:date="2019-05-08T22:40:00Z">
        <w:r w:rsidRPr="005B4073" w:rsidDel="009D06C2">
          <w:delText>from sklearn.tree import DecisionTreeClassifier</w:delText>
        </w:r>
      </w:del>
    </w:p>
    <w:p w14:paraId="08176B28" w14:textId="7F936107" w:rsidR="00654857" w:rsidRPr="005B4073" w:rsidDel="009D06C2" w:rsidRDefault="00654857" w:rsidP="00D451A9">
      <w:pPr>
        <w:pStyle w:val="L-Source"/>
        <w:rPr>
          <w:del w:id="354" w:author="Aaron England" w:date="2019-05-08T22:40:00Z"/>
        </w:rPr>
      </w:pPr>
      <w:del w:id="355" w:author="Aaron England" w:date="2019-05-08T22:40:00Z">
        <w:r w:rsidRPr="005B4073" w:rsidDel="009D06C2">
          <w:delText xml:space="preserve">steps = [('scaler', StandardScaler()), ('Tree', DecisionTreeClassifier())] </w:delText>
        </w:r>
      </w:del>
    </w:p>
    <w:p w14:paraId="319180CB" w14:textId="5CB09E19" w:rsidR="00654857" w:rsidRPr="00BF26B8" w:rsidDel="009D06C2" w:rsidRDefault="00654857" w:rsidP="00D451A9">
      <w:pPr>
        <w:pStyle w:val="L-Numbers"/>
        <w:rPr>
          <w:del w:id="356" w:author="Aaron England" w:date="2019-05-08T22:40:00Z"/>
          <w:iCs/>
          <w:szCs w:val="24"/>
        </w:rPr>
      </w:pPr>
      <w:del w:id="357" w:author="Aaron England" w:date="2019-05-08T22:40:00Z">
        <w:r w:rsidRPr="005B4073" w:rsidDel="009D06C2">
          <w:delText>Setup the pipeline</w:delText>
        </w:r>
      </w:del>
    </w:p>
    <w:p w14:paraId="3606CC7B" w14:textId="738C9BBE" w:rsidR="00654857" w:rsidRPr="005B4073" w:rsidDel="009D06C2" w:rsidRDefault="00654857" w:rsidP="00D451A9">
      <w:pPr>
        <w:pStyle w:val="L-Source"/>
        <w:rPr>
          <w:del w:id="358" w:author="Aaron England" w:date="2019-05-08T22:40:00Z"/>
        </w:rPr>
      </w:pPr>
      <w:del w:id="359" w:author="Aaron England" w:date="2019-05-08T22:40:00Z">
        <w:r w:rsidRPr="005B4073" w:rsidDel="009D06C2">
          <w:delText>from sklearn.pipeline import Pipeline</w:delText>
        </w:r>
      </w:del>
    </w:p>
    <w:p w14:paraId="3B3D7B97" w14:textId="49A71C38" w:rsidR="00654857" w:rsidRPr="005B4073" w:rsidDel="009D06C2" w:rsidRDefault="00654857" w:rsidP="00D451A9">
      <w:pPr>
        <w:pStyle w:val="L-Source"/>
        <w:rPr>
          <w:del w:id="360" w:author="Aaron England" w:date="2019-05-08T22:40:00Z"/>
        </w:rPr>
      </w:pPr>
      <w:del w:id="361" w:author="Aaron England" w:date="2019-05-08T22:40:00Z">
        <w:r w:rsidRPr="005B4073" w:rsidDel="009D06C2">
          <w:delText>pipeline = Pipeline(steps)</w:delText>
        </w:r>
      </w:del>
    </w:p>
    <w:p w14:paraId="64E85E1B" w14:textId="07538B87" w:rsidR="00654857" w:rsidRPr="00D80816" w:rsidRDefault="00654857" w:rsidP="00D451A9">
      <w:pPr>
        <w:pStyle w:val="L-Numbers"/>
        <w:rPr>
          <w:iCs/>
          <w:szCs w:val="24"/>
        </w:rPr>
      </w:pPr>
      <w:r w:rsidRPr="005B4073">
        <w:t xml:space="preserve">Specify the </w:t>
      </w:r>
      <w:proofErr w:type="spellStart"/>
      <w:r w:rsidRPr="005B4073">
        <w:t>hyperparameter</w:t>
      </w:r>
      <w:proofErr w:type="spellEnd"/>
      <w:r w:rsidRPr="005B4073">
        <w:t xml:space="preserve"> space</w:t>
      </w:r>
      <w:ins w:id="362" w:author="Aaron England" w:date="2019-05-08T22:41:00Z">
        <w:r w:rsidR="002C5B85">
          <w:t xml:space="preserve"> as follows:</w:t>
        </w:r>
      </w:ins>
    </w:p>
    <w:p w14:paraId="416F1444" w14:textId="77777777" w:rsidR="00654857" w:rsidRPr="005B4073" w:rsidRDefault="00654857" w:rsidP="00D451A9">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0B59459C" w14:textId="77777777" w:rsidR="002C5B85" w:rsidRPr="002C5B85" w:rsidRDefault="002C5B85" w:rsidP="002C5B85">
      <w:pPr>
        <w:pStyle w:val="L-Source"/>
        <w:rPr>
          <w:ins w:id="363" w:author="Aaron England" w:date="2019-05-08T22:40:00Z"/>
          <w:rFonts w:ascii="Arial" w:hAnsi="Arial" w:cs="Arial"/>
          <w:szCs w:val="22"/>
        </w:rPr>
      </w:pPr>
      <w:proofErr w:type="gramStart"/>
      <w:ins w:id="364" w:author="Aaron England" w:date="2019-05-08T22:40:00Z">
        <w:r w:rsidRPr="002C5B85">
          <w:rPr>
            <w:rFonts w:ascii="Arial" w:hAnsi="Arial" w:cs="Arial"/>
            <w:szCs w:val="22"/>
          </w:rPr>
          <w:t>grid</w:t>
        </w:r>
        <w:proofErr w:type="gramEnd"/>
        <w:r w:rsidRPr="002C5B85">
          <w:rPr>
            <w:rFonts w:ascii="Arial" w:hAnsi="Arial" w:cs="Arial"/>
            <w:szCs w:val="22"/>
          </w:rPr>
          <w:t xml:space="preserve"> = {'criterion': ['</w:t>
        </w:r>
        <w:proofErr w:type="spellStart"/>
        <w:r w:rsidRPr="002C5B85">
          <w:rPr>
            <w:rFonts w:ascii="Arial" w:hAnsi="Arial" w:cs="Arial"/>
            <w:szCs w:val="22"/>
          </w:rPr>
          <w:t>gini</w:t>
        </w:r>
        <w:proofErr w:type="spellEnd"/>
        <w:r w:rsidRPr="002C5B85">
          <w:rPr>
            <w:rFonts w:ascii="Arial" w:hAnsi="Arial" w:cs="Arial"/>
            <w:szCs w:val="22"/>
          </w:rPr>
          <w:t>', 'entropy'],</w:t>
        </w:r>
      </w:ins>
    </w:p>
    <w:p w14:paraId="7AD028D1" w14:textId="77777777" w:rsidR="002C5B85" w:rsidRPr="002C5B85" w:rsidRDefault="002C5B85" w:rsidP="002C5B85">
      <w:pPr>
        <w:pStyle w:val="L-Source"/>
        <w:rPr>
          <w:ins w:id="365" w:author="Aaron England" w:date="2019-05-08T22:40:00Z"/>
          <w:rFonts w:ascii="Arial" w:hAnsi="Arial" w:cs="Arial"/>
          <w:szCs w:val="22"/>
        </w:rPr>
      </w:pPr>
      <w:ins w:id="366" w:author="Aaron England" w:date="2019-05-08T22:40:00Z">
        <w:r w:rsidRPr="002C5B85">
          <w:rPr>
            <w:rFonts w:ascii="Arial" w:hAnsi="Arial" w:cs="Arial"/>
            <w:szCs w:val="22"/>
          </w:rPr>
          <w:t xml:space="preserve">        '</w:t>
        </w:r>
        <w:proofErr w:type="spellStart"/>
        <w:r w:rsidRPr="002C5B85">
          <w:rPr>
            <w:rFonts w:ascii="Arial" w:hAnsi="Arial" w:cs="Arial"/>
            <w:szCs w:val="22"/>
          </w:rPr>
          <w:t>min_weight_fraction_leaf</w:t>
        </w:r>
        <w:proofErr w:type="spellEnd"/>
        <w:r w:rsidRPr="002C5B85">
          <w:rPr>
            <w:rFonts w:ascii="Arial" w:hAnsi="Arial" w:cs="Arial"/>
            <w:szCs w:val="22"/>
          </w:rPr>
          <w:t xml:space="preserve">': </w:t>
        </w:r>
        <w:proofErr w:type="spellStart"/>
        <w:proofErr w:type="gramStart"/>
        <w:r w:rsidRPr="002C5B85">
          <w:rPr>
            <w:rFonts w:ascii="Arial" w:hAnsi="Arial" w:cs="Arial"/>
            <w:szCs w:val="22"/>
          </w:rPr>
          <w:t>np.linspace</w:t>
        </w:r>
        <w:proofErr w:type="spellEnd"/>
        <w:r w:rsidRPr="002C5B85">
          <w:rPr>
            <w:rFonts w:ascii="Arial" w:hAnsi="Arial" w:cs="Arial"/>
            <w:szCs w:val="22"/>
          </w:rPr>
          <w:t>(</w:t>
        </w:r>
        <w:proofErr w:type="gramEnd"/>
        <w:r w:rsidRPr="002C5B85">
          <w:rPr>
            <w:rFonts w:ascii="Arial" w:hAnsi="Arial" w:cs="Arial"/>
            <w:szCs w:val="22"/>
          </w:rPr>
          <w:t>0.0, 0.5, 10),</w:t>
        </w:r>
      </w:ins>
    </w:p>
    <w:p w14:paraId="1EBACE24" w14:textId="77777777" w:rsidR="002C5B85" w:rsidRPr="002C5B85" w:rsidRDefault="002C5B85" w:rsidP="002C5B85">
      <w:pPr>
        <w:pStyle w:val="L-Source"/>
        <w:rPr>
          <w:ins w:id="367" w:author="Aaron England" w:date="2019-05-08T22:40:00Z"/>
          <w:rFonts w:ascii="Arial" w:hAnsi="Arial" w:cs="Arial"/>
          <w:szCs w:val="22"/>
        </w:rPr>
      </w:pPr>
      <w:ins w:id="368" w:author="Aaron England" w:date="2019-05-08T22:40:00Z">
        <w:r w:rsidRPr="002C5B85">
          <w:rPr>
            <w:rFonts w:ascii="Arial" w:hAnsi="Arial" w:cs="Arial"/>
            <w:szCs w:val="22"/>
          </w:rPr>
          <w:t xml:space="preserve">        '</w:t>
        </w:r>
        <w:proofErr w:type="spellStart"/>
        <w:r w:rsidRPr="002C5B85">
          <w:rPr>
            <w:rFonts w:ascii="Arial" w:hAnsi="Arial" w:cs="Arial"/>
            <w:szCs w:val="22"/>
          </w:rPr>
          <w:t>min_impurity_decrease</w:t>
        </w:r>
        <w:proofErr w:type="spellEnd"/>
        <w:r w:rsidRPr="002C5B85">
          <w:rPr>
            <w:rFonts w:ascii="Arial" w:hAnsi="Arial" w:cs="Arial"/>
            <w:szCs w:val="22"/>
          </w:rPr>
          <w:t xml:space="preserve">': </w:t>
        </w:r>
        <w:proofErr w:type="spellStart"/>
        <w:proofErr w:type="gramStart"/>
        <w:r w:rsidRPr="002C5B85">
          <w:rPr>
            <w:rFonts w:ascii="Arial" w:hAnsi="Arial" w:cs="Arial"/>
            <w:szCs w:val="22"/>
          </w:rPr>
          <w:t>np.linspace</w:t>
        </w:r>
        <w:proofErr w:type="spellEnd"/>
        <w:r w:rsidRPr="002C5B85">
          <w:rPr>
            <w:rFonts w:ascii="Arial" w:hAnsi="Arial" w:cs="Arial"/>
            <w:szCs w:val="22"/>
          </w:rPr>
          <w:t>(</w:t>
        </w:r>
        <w:proofErr w:type="gramEnd"/>
        <w:r w:rsidRPr="002C5B85">
          <w:rPr>
            <w:rFonts w:ascii="Arial" w:hAnsi="Arial" w:cs="Arial"/>
            <w:szCs w:val="22"/>
          </w:rPr>
          <w:t>0.0, 1.0, 10),</w:t>
        </w:r>
      </w:ins>
    </w:p>
    <w:p w14:paraId="7F830A6C" w14:textId="311A1E71" w:rsidR="002C5B85" w:rsidRDefault="002C5B85" w:rsidP="002C5B85">
      <w:pPr>
        <w:pStyle w:val="L-Source"/>
        <w:rPr>
          <w:ins w:id="369" w:author="Aaron England" w:date="2019-05-08T22:41:00Z"/>
          <w:rFonts w:ascii="Arial" w:hAnsi="Arial" w:cs="Arial"/>
          <w:szCs w:val="22"/>
        </w:rPr>
      </w:pPr>
      <w:ins w:id="370" w:author="Aaron England" w:date="2019-05-08T22:40:00Z">
        <w:r w:rsidRPr="002C5B85">
          <w:rPr>
            <w:rFonts w:ascii="Arial" w:hAnsi="Arial" w:cs="Arial"/>
            <w:szCs w:val="22"/>
          </w:rPr>
          <w:t xml:space="preserve">        '</w:t>
        </w:r>
        <w:proofErr w:type="spellStart"/>
        <w:r w:rsidRPr="002C5B85">
          <w:rPr>
            <w:rFonts w:ascii="Arial" w:hAnsi="Arial" w:cs="Arial"/>
            <w:szCs w:val="22"/>
          </w:rPr>
          <w:t>class_weight</w:t>
        </w:r>
        <w:proofErr w:type="spellEnd"/>
        <w:r w:rsidRPr="002C5B85">
          <w:rPr>
            <w:rFonts w:ascii="Arial" w:hAnsi="Arial" w:cs="Arial"/>
            <w:szCs w:val="22"/>
          </w:rPr>
          <w:t>': [None, 'balanced'],</w:t>
        </w:r>
      </w:ins>
    </w:p>
    <w:p w14:paraId="7D45F570" w14:textId="02CBB320" w:rsidR="002C5B85" w:rsidRDefault="002C5B85" w:rsidP="002C5B85">
      <w:pPr>
        <w:pStyle w:val="L-Numbers"/>
        <w:numPr>
          <w:ilvl w:val="0"/>
          <w:numId w:val="0"/>
        </w:numPr>
        <w:ind w:left="1437" w:firstLine="3"/>
        <w:rPr>
          <w:ins w:id="371" w:author="Aaron England" w:date="2019-05-08T22:42:00Z"/>
        </w:rPr>
        <w:pPrChange w:id="372" w:author="Aaron England" w:date="2019-05-08T22:41:00Z">
          <w:pPr>
            <w:pStyle w:val="L-Numbers"/>
            <w:numPr>
              <w:numId w:val="0"/>
            </w:numPr>
            <w:ind w:firstLine="3"/>
          </w:pPr>
        </w:pPrChange>
      </w:pPr>
      <w:ins w:id="373" w:author="Aaron England" w:date="2019-05-08T22:41:00Z">
        <w:r w:rsidRPr="002C5B85">
          <w:t>'presort': [True, False]</w:t>
        </w:r>
        <w:proofErr w:type="gramStart"/>
        <w:r w:rsidRPr="002C5B85">
          <w:t>}</w:t>
        </w:r>
        <w:r w:rsidRPr="00D80816">
          <w:t>Instantiate</w:t>
        </w:r>
        <w:proofErr w:type="gramEnd"/>
        <w:r w:rsidRPr="00D80816">
          <w:t xml:space="preserve"> the </w:t>
        </w:r>
        <w:proofErr w:type="spellStart"/>
        <w:r w:rsidRPr="00D80816">
          <w:t>GridSearchCV</w:t>
        </w:r>
        <w:proofErr w:type="spellEnd"/>
        <w:r w:rsidRPr="00D80816">
          <w:t xml:space="preserve"> model</w:t>
        </w:r>
      </w:ins>
    </w:p>
    <w:p w14:paraId="5BA37D55" w14:textId="77777777" w:rsidR="002C5B85" w:rsidRDefault="002C5B85" w:rsidP="002C5B85">
      <w:pPr>
        <w:pStyle w:val="L-Numbers"/>
        <w:numPr>
          <w:ilvl w:val="0"/>
          <w:numId w:val="0"/>
        </w:numPr>
        <w:ind w:left="1437" w:firstLine="3"/>
        <w:rPr>
          <w:ins w:id="374" w:author="Aaron England" w:date="2019-05-08T22:41:00Z"/>
        </w:rPr>
        <w:pPrChange w:id="375" w:author="Aaron England" w:date="2019-05-08T22:41:00Z">
          <w:pPr>
            <w:pStyle w:val="L-Numbers"/>
            <w:numPr>
              <w:numId w:val="0"/>
            </w:numPr>
            <w:ind w:firstLine="3"/>
          </w:pPr>
        </w:pPrChange>
      </w:pPr>
    </w:p>
    <w:p w14:paraId="7EE41EFD" w14:textId="632A24EC" w:rsidR="002C5B85" w:rsidRDefault="002C5B85" w:rsidP="002C5B85">
      <w:pPr>
        <w:pStyle w:val="L-Numbers"/>
        <w:rPr>
          <w:ins w:id="376" w:author="Aaron England" w:date="2019-05-08T22:42:00Z"/>
        </w:rPr>
        <w:pPrChange w:id="377" w:author="Aaron England" w:date="2019-05-08T22:41:00Z">
          <w:pPr>
            <w:pStyle w:val="L-Numbers"/>
            <w:numPr>
              <w:numId w:val="0"/>
            </w:numPr>
            <w:ind w:firstLine="3"/>
          </w:pPr>
        </w:pPrChange>
      </w:pPr>
      <w:ins w:id="378" w:author="Aaron England" w:date="2019-05-08T22:41:00Z">
        <w:r>
          <w:t xml:space="preserve">Instantiate </w:t>
        </w:r>
      </w:ins>
      <w:ins w:id="379" w:author="Aaron England" w:date="2019-05-08T22:42:00Z">
        <w:r>
          <w:t>a grid search model using the code below:</w:t>
        </w:r>
      </w:ins>
    </w:p>
    <w:p w14:paraId="62D76340" w14:textId="7C076F34" w:rsidR="002C5B85" w:rsidRDefault="002C5B85" w:rsidP="002C5B85">
      <w:pPr>
        <w:pStyle w:val="L-Numbers"/>
        <w:numPr>
          <w:ilvl w:val="0"/>
          <w:numId w:val="0"/>
        </w:numPr>
        <w:ind w:left="717"/>
        <w:rPr>
          <w:ins w:id="380" w:author="Aaron England" w:date="2019-05-08T22:42:00Z"/>
        </w:rPr>
        <w:pPrChange w:id="381" w:author="Aaron England" w:date="2019-05-08T22:42:00Z">
          <w:pPr>
            <w:pStyle w:val="L-Numbers"/>
            <w:numPr>
              <w:numId w:val="0"/>
            </w:numPr>
            <w:ind w:left="0" w:firstLine="0"/>
          </w:pPr>
        </w:pPrChange>
      </w:pPr>
    </w:p>
    <w:p w14:paraId="18895A9D" w14:textId="77777777" w:rsidR="002C5B85" w:rsidRDefault="002C5B85" w:rsidP="002C5B85">
      <w:pPr>
        <w:pStyle w:val="L-Numbers"/>
        <w:numPr>
          <w:ilvl w:val="0"/>
          <w:numId w:val="0"/>
        </w:numPr>
        <w:ind w:left="717"/>
        <w:rPr>
          <w:ins w:id="382" w:author="Aaron England" w:date="2019-05-08T22:42:00Z"/>
        </w:rPr>
        <w:pPrChange w:id="383" w:author="Aaron England" w:date="2019-05-08T22:42:00Z">
          <w:pPr>
            <w:pStyle w:val="L-Numbers"/>
          </w:pPr>
        </w:pPrChange>
      </w:pPr>
      <w:proofErr w:type="gramStart"/>
      <w:ins w:id="384" w:author="Aaron England" w:date="2019-05-08T22:42:00Z">
        <w:r>
          <w:t>from</w:t>
        </w:r>
        <w:proofErr w:type="gramEnd"/>
        <w:r>
          <w:t xml:space="preserve"> </w:t>
        </w:r>
        <w:proofErr w:type="spellStart"/>
        <w:r>
          <w:t>sklearn.model_selection</w:t>
        </w:r>
        <w:proofErr w:type="spellEnd"/>
        <w:r>
          <w:t xml:space="preserve"> import </w:t>
        </w:r>
        <w:proofErr w:type="spellStart"/>
        <w:r>
          <w:t>GridSearchCV</w:t>
        </w:r>
        <w:proofErr w:type="spellEnd"/>
      </w:ins>
    </w:p>
    <w:p w14:paraId="686608AF" w14:textId="77777777" w:rsidR="002C5B85" w:rsidRDefault="002C5B85" w:rsidP="002C5B85">
      <w:pPr>
        <w:pStyle w:val="L-Numbers"/>
        <w:numPr>
          <w:ilvl w:val="0"/>
          <w:numId w:val="0"/>
        </w:numPr>
        <w:ind w:left="717"/>
        <w:rPr>
          <w:ins w:id="385" w:author="Aaron England" w:date="2019-05-08T22:42:00Z"/>
        </w:rPr>
        <w:pPrChange w:id="386" w:author="Aaron England" w:date="2019-05-08T22:42:00Z">
          <w:pPr>
            <w:pStyle w:val="L-Numbers"/>
          </w:pPr>
        </w:pPrChange>
      </w:pPr>
      <w:proofErr w:type="gramStart"/>
      <w:ins w:id="387" w:author="Aaron England" w:date="2019-05-08T22:42:00Z">
        <w:r>
          <w:t>from</w:t>
        </w:r>
        <w:proofErr w:type="gramEnd"/>
        <w:r>
          <w:t xml:space="preserve"> </w:t>
        </w:r>
        <w:proofErr w:type="spellStart"/>
        <w:r>
          <w:t>sklearn.tree</w:t>
        </w:r>
        <w:proofErr w:type="spellEnd"/>
        <w:r>
          <w:t xml:space="preserve"> import </w:t>
        </w:r>
        <w:proofErr w:type="spellStart"/>
        <w:r>
          <w:t>DecisionTreeClassifier</w:t>
        </w:r>
        <w:proofErr w:type="spellEnd"/>
      </w:ins>
    </w:p>
    <w:p w14:paraId="44421FBE" w14:textId="48156621" w:rsidR="002C5B85" w:rsidRDefault="002C5B85" w:rsidP="002C5B85">
      <w:pPr>
        <w:pStyle w:val="L-Numbers"/>
        <w:numPr>
          <w:ilvl w:val="0"/>
          <w:numId w:val="0"/>
        </w:numPr>
        <w:ind w:left="717"/>
        <w:rPr>
          <w:ins w:id="388" w:author="Aaron England" w:date="2019-05-08T22:42:00Z"/>
        </w:rPr>
        <w:pPrChange w:id="389" w:author="Aaron England" w:date="2019-05-08T22:42:00Z">
          <w:pPr>
            <w:pStyle w:val="L-Numbers"/>
            <w:numPr>
              <w:numId w:val="0"/>
            </w:numPr>
            <w:ind w:left="0" w:firstLine="0"/>
          </w:pPr>
        </w:pPrChange>
      </w:pPr>
      <w:proofErr w:type="gramStart"/>
      <w:ins w:id="390" w:author="Aaron England" w:date="2019-05-08T22:42:00Z">
        <w:r>
          <w:t>model</w:t>
        </w:r>
        <w:proofErr w:type="gramEnd"/>
        <w:r>
          <w:t xml:space="preserve"> = </w:t>
        </w:r>
        <w:proofErr w:type="spellStart"/>
        <w:r>
          <w:t>GridSearchCV</w:t>
        </w:r>
        <w:proofErr w:type="spellEnd"/>
        <w:r>
          <w:t>(</w:t>
        </w:r>
        <w:proofErr w:type="spellStart"/>
        <w:r>
          <w:t>DecisionTreeClassifier</w:t>
        </w:r>
        <w:proofErr w:type="spellEnd"/>
        <w:r>
          <w:t>(), grid, scoring='f1', cv=5)</w:t>
        </w:r>
      </w:ins>
    </w:p>
    <w:p w14:paraId="77FBDEFF" w14:textId="77777777" w:rsidR="002C5B85" w:rsidRPr="00D80816" w:rsidRDefault="002C5B85" w:rsidP="002C5B85">
      <w:pPr>
        <w:pStyle w:val="L-Numbers"/>
        <w:numPr>
          <w:ilvl w:val="0"/>
          <w:numId w:val="0"/>
        </w:numPr>
        <w:ind w:left="717"/>
        <w:rPr>
          <w:ins w:id="391" w:author="Aaron England" w:date="2019-05-08T22:41:00Z"/>
        </w:rPr>
        <w:pPrChange w:id="392" w:author="Aaron England" w:date="2019-05-08T22:42:00Z">
          <w:pPr>
            <w:pStyle w:val="L-Numbers"/>
            <w:numPr>
              <w:numId w:val="0"/>
            </w:numPr>
            <w:ind w:left="0" w:firstLine="0"/>
          </w:pPr>
        </w:pPrChange>
      </w:pPr>
    </w:p>
    <w:p w14:paraId="5D69421A" w14:textId="142FF23F" w:rsidR="00654857" w:rsidRPr="005B4073" w:rsidDel="002C5B85" w:rsidRDefault="00654857" w:rsidP="002C5B85">
      <w:pPr>
        <w:pStyle w:val="L-Source"/>
        <w:ind w:left="717" w:firstLine="3"/>
        <w:rPr>
          <w:del w:id="393" w:author="Aaron England" w:date="2019-05-08T22:40:00Z"/>
        </w:rPr>
        <w:pPrChange w:id="394" w:author="Aaron England" w:date="2019-05-08T22:41:00Z">
          <w:pPr>
            <w:pStyle w:val="L-Source"/>
          </w:pPr>
        </w:pPrChange>
      </w:pPr>
      <w:del w:id="395" w:author="Aaron England" w:date="2019-05-08T22:40:00Z">
        <w:r w:rsidRPr="005B4073" w:rsidDel="002C5B85">
          <w:delText>parameters = {'Tree__criterion': ['gini', 'entropy'],</w:delText>
        </w:r>
      </w:del>
    </w:p>
    <w:p w14:paraId="2A19D1A3" w14:textId="037F0118" w:rsidR="00654857" w:rsidRPr="005B4073" w:rsidDel="002C5B85" w:rsidRDefault="00654857" w:rsidP="002C5B85">
      <w:pPr>
        <w:pStyle w:val="L-Source"/>
        <w:ind w:left="717" w:firstLine="3"/>
        <w:rPr>
          <w:del w:id="396" w:author="Aaron England" w:date="2019-05-08T22:40:00Z"/>
        </w:rPr>
        <w:pPrChange w:id="397" w:author="Aaron England" w:date="2019-05-08T22:41:00Z">
          <w:pPr>
            <w:pStyle w:val="L-Source"/>
          </w:pPr>
        </w:pPrChange>
      </w:pPr>
      <w:del w:id="398" w:author="Aaron England" w:date="2019-05-08T22:40:00Z">
        <w:r w:rsidRPr="005B4073" w:rsidDel="002C5B85">
          <w:delText xml:space="preserve">              'Tree__min_weight_fraction_leaf': np.linspace(0.0, 0.5, 10),</w:delText>
        </w:r>
      </w:del>
    </w:p>
    <w:p w14:paraId="3B8C2D29" w14:textId="1E71A12E" w:rsidR="00654857" w:rsidRPr="005B4073" w:rsidDel="002C5B85" w:rsidRDefault="00654857" w:rsidP="002C5B85">
      <w:pPr>
        <w:pStyle w:val="L-Source"/>
        <w:ind w:left="717" w:firstLine="3"/>
        <w:rPr>
          <w:del w:id="399" w:author="Aaron England" w:date="2019-05-08T22:40:00Z"/>
        </w:rPr>
        <w:pPrChange w:id="400" w:author="Aaron England" w:date="2019-05-08T22:41:00Z">
          <w:pPr>
            <w:pStyle w:val="L-Source"/>
          </w:pPr>
        </w:pPrChange>
      </w:pPr>
      <w:del w:id="401" w:author="Aaron England" w:date="2019-05-08T22:40:00Z">
        <w:r w:rsidRPr="005B4073" w:rsidDel="002C5B85">
          <w:delText xml:space="preserve">              'Tree__min_impurity_decrease': np.linspace(0.0, 1.0, 10),</w:delText>
        </w:r>
      </w:del>
    </w:p>
    <w:p w14:paraId="0BAD5AA9" w14:textId="47A23866" w:rsidR="00654857" w:rsidRPr="005B4073" w:rsidDel="002C5B85" w:rsidRDefault="00654857" w:rsidP="002C5B85">
      <w:pPr>
        <w:pStyle w:val="L-Source"/>
        <w:ind w:left="717" w:firstLine="3"/>
        <w:rPr>
          <w:del w:id="402" w:author="Aaron England" w:date="2019-05-08T22:40:00Z"/>
        </w:rPr>
        <w:pPrChange w:id="403" w:author="Aaron England" w:date="2019-05-08T22:41:00Z">
          <w:pPr>
            <w:pStyle w:val="L-Source"/>
          </w:pPr>
        </w:pPrChange>
      </w:pPr>
      <w:del w:id="404" w:author="Aaron England" w:date="2019-05-08T22:40:00Z">
        <w:r w:rsidRPr="005B4073" w:rsidDel="002C5B85">
          <w:delText xml:space="preserve">              'Tree__class_weight': [None, 'balanced'],</w:delText>
        </w:r>
      </w:del>
    </w:p>
    <w:p w14:paraId="68B25D38" w14:textId="69520A12" w:rsidR="00654857" w:rsidRPr="005B4073" w:rsidDel="002C5B85" w:rsidRDefault="00654857" w:rsidP="002C5B85">
      <w:pPr>
        <w:pStyle w:val="L-Source"/>
        <w:ind w:left="717" w:firstLine="3"/>
        <w:rPr>
          <w:del w:id="405" w:author="Aaron England" w:date="2019-05-08T22:40:00Z"/>
        </w:rPr>
        <w:pPrChange w:id="406" w:author="Aaron England" w:date="2019-05-08T22:41:00Z">
          <w:pPr>
            <w:pStyle w:val="L-Source"/>
          </w:pPr>
        </w:pPrChange>
      </w:pPr>
      <w:del w:id="407" w:author="Aaron England" w:date="2019-05-08T22:40:00Z">
        <w:r w:rsidRPr="005B4073" w:rsidDel="002C5B85">
          <w:delText xml:space="preserve">              'Tree__presort': [True, False]}</w:delText>
        </w:r>
      </w:del>
    </w:p>
    <w:p w14:paraId="5F266292" w14:textId="23D803E5" w:rsidR="007264C7" w:rsidRPr="00D80816" w:rsidDel="002C5B85" w:rsidRDefault="00654857" w:rsidP="002C5B85">
      <w:pPr>
        <w:pStyle w:val="L-Numbers"/>
        <w:numPr>
          <w:ilvl w:val="0"/>
          <w:numId w:val="0"/>
        </w:numPr>
        <w:ind w:left="717" w:firstLine="3"/>
        <w:rPr>
          <w:del w:id="408" w:author="Aaron England" w:date="2019-05-08T22:41:00Z"/>
          <w:iCs/>
          <w:szCs w:val="24"/>
        </w:rPr>
        <w:pPrChange w:id="409" w:author="Aaron England" w:date="2019-05-08T22:41:00Z">
          <w:pPr>
            <w:pStyle w:val="L-Numbers"/>
          </w:pPr>
        </w:pPrChange>
      </w:pPr>
      <w:del w:id="410" w:author="Aaron England" w:date="2019-05-08T22:41:00Z">
        <w:r w:rsidRPr="00D80816" w:rsidDel="002C5B85">
          <w:delText>Instantiate the GridSearchCV model</w:delText>
        </w:r>
      </w:del>
    </w:p>
    <w:p w14:paraId="5EA06F67" w14:textId="6CFFFE66" w:rsidR="007264C7" w:rsidRPr="005B4073" w:rsidDel="002C5B85" w:rsidRDefault="007264C7" w:rsidP="00D451A9">
      <w:pPr>
        <w:pStyle w:val="L-Source"/>
        <w:rPr>
          <w:del w:id="411" w:author="Aaron England" w:date="2019-05-08T22:42:00Z"/>
        </w:rPr>
      </w:pPr>
      <w:del w:id="412" w:author="Aaron England" w:date="2019-05-08T22:42:00Z">
        <w:r w:rsidRPr="005B4073" w:rsidDel="002C5B85">
          <w:delText>from sklearn.model_selection import GridSearchCV</w:delText>
        </w:r>
      </w:del>
    </w:p>
    <w:p w14:paraId="369EBBD4" w14:textId="387DAAFC" w:rsidR="00654857" w:rsidRPr="005B4073" w:rsidDel="002C5B85" w:rsidRDefault="00654857" w:rsidP="00D451A9">
      <w:pPr>
        <w:pStyle w:val="L-Source"/>
        <w:rPr>
          <w:del w:id="413" w:author="Aaron England" w:date="2019-05-08T22:42:00Z"/>
        </w:rPr>
      </w:pPr>
      <w:del w:id="414" w:author="Aaron England" w:date="2019-05-08T22:42:00Z">
        <w:r w:rsidRPr="005B4073" w:rsidDel="002C5B85">
          <w:delText>model = GridSearchCV(pipeline, parameters, scoring='f1', cv=5)</w:delText>
        </w:r>
      </w:del>
    </w:p>
    <w:p w14:paraId="3269F204" w14:textId="32F5ED7D" w:rsidR="007264C7" w:rsidRPr="00D80816" w:rsidRDefault="00654857" w:rsidP="00D451A9">
      <w:pPr>
        <w:pStyle w:val="L-Numbers"/>
        <w:rPr>
          <w:iCs/>
          <w:szCs w:val="24"/>
        </w:rPr>
      </w:pPr>
      <w:r w:rsidRPr="00D80816">
        <w:t>Fit to the training set</w:t>
      </w:r>
    </w:p>
    <w:p w14:paraId="25764A31" w14:textId="4B715666" w:rsidR="00654857" w:rsidRPr="005B4073" w:rsidRDefault="00654857" w:rsidP="00D451A9">
      <w:pPr>
        <w:pStyle w:val="L-Source"/>
      </w:pPr>
      <w:proofErr w:type="spellStart"/>
      <w:proofErr w:type="gramStart"/>
      <w:r w:rsidRPr="005B4073">
        <w:t>model.fit</w:t>
      </w:r>
      <w:proofErr w:type="spellEnd"/>
      <w:r w:rsidRPr="005B4073">
        <w:t>(</w:t>
      </w:r>
      <w:proofErr w:type="spellStart"/>
      <w:proofErr w:type="gramEnd"/>
      <w:r w:rsidRPr="005B4073">
        <w:t>X_train</w:t>
      </w:r>
      <w:ins w:id="415" w:author="Aaron England" w:date="2019-05-08T22:43:00Z">
        <w:r w:rsidR="002C5B85">
          <w:t>_scaled</w:t>
        </w:r>
      </w:ins>
      <w:proofErr w:type="spellEnd"/>
      <w:r w:rsidRPr="005B4073">
        <w:t xml:space="preserve">, </w:t>
      </w:r>
      <w:proofErr w:type="spellStart"/>
      <w:r w:rsidRPr="005B4073">
        <w:t>y_train</w:t>
      </w:r>
      <w:proofErr w:type="spellEnd"/>
      <w:r w:rsidRPr="005B4073">
        <w:t>)</w:t>
      </w:r>
    </w:p>
    <w:p w14:paraId="4608EFE6" w14:textId="77777777" w:rsidR="0067110A" w:rsidRPr="005B4073" w:rsidRDefault="0067110A" w:rsidP="007264C7">
      <w:pPr>
        <w:ind w:firstLine="720"/>
        <w:rPr>
          <w:iCs/>
          <w:szCs w:val="24"/>
        </w:rPr>
      </w:pPr>
    </w:p>
    <w:p w14:paraId="689DBECA" w14:textId="1FA49D18" w:rsidR="0067110A" w:rsidRPr="005B4073" w:rsidRDefault="0067110A" w:rsidP="00D451A9">
      <w:pPr>
        <w:pStyle w:val="L-Regular"/>
      </w:pPr>
      <w:r w:rsidRPr="005B4073">
        <w:t>See the resultant output displayed below:</w:t>
      </w:r>
    </w:p>
    <w:p w14:paraId="06AD4D16" w14:textId="784BB64D" w:rsidR="0067110A" w:rsidRPr="005B4073" w:rsidRDefault="0067110A" w:rsidP="00D451A9">
      <w:pPr>
        <w:pStyle w:val="IMG-Caption"/>
        <w:rPr>
          <w:iCs/>
          <w:szCs w:val="24"/>
        </w:rPr>
      </w:pPr>
      <w:del w:id="416" w:author="Aaron England" w:date="2019-05-08T22:39:00Z">
        <w:r w:rsidRPr="00D451A9" w:rsidDel="008962E8">
          <w:rPr>
            <w:noProof/>
            <w:lang w:val="en-US"/>
          </w:rPr>
          <w:drawing>
            <wp:inline distT="0" distB="0" distL="0" distR="0" wp14:anchorId="6FA37112" wp14:editId="47726354">
              <wp:extent cx="5943600" cy="1659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59890"/>
                      </a:xfrm>
                      <a:prstGeom prst="rect">
                        <a:avLst/>
                      </a:prstGeom>
                    </pic:spPr>
                  </pic:pic>
                </a:graphicData>
              </a:graphic>
            </wp:inline>
          </w:drawing>
        </w:r>
      </w:del>
      <w:ins w:id="417" w:author="Aaron England" w:date="2019-05-08T22:39:00Z">
        <w:r w:rsidR="008962E8" w:rsidRPr="008962E8">
          <w:rPr>
            <w:noProof/>
          </w:rPr>
          <w:t xml:space="preserve"> </w:t>
        </w:r>
        <w:r w:rsidR="008962E8">
          <w:rPr>
            <w:noProof/>
          </w:rPr>
          <w:drawing>
            <wp:inline distT="0" distB="0" distL="0" distR="0" wp14:anchorId="5A308CB3" wp14:editId="05BE66B1">
              <wp:extent cx="5943600" cy="1955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55800"/>
                      </a:xfrm>
                      <a:prstGeom prst="rect">
                        <a:avLst/>
                      </a:prstGeom>
                    </pic:spPr>
                  </pic:pic>
                </a:graphicData>
              </a:graphic>
            </wp:inline>
          </w:drawing>
        </w:r>
      </w:ins>
    </w:p>
    <w:p w14:paraId="751CE975" w14:textId="30DCAABA" w:rsidR="00654857" w:rsidRPr="005B4073" w:rsidRDefault="0067110A" w:rsidP="00D451A9">
      <w:pPr>
        <w:pStyle w:val="IMG-Caption"/>
      </w:pPr>
      <w:r w:rsidRPr="005B4073">
        <w:t xml:space="preserve">Figure 2.x: Output from fitting a </w:t>
      </w:r>
      <w:r w:rsidR="00E20672" w:rsidRPr="005B4073">
        <w:t xml:space="preserve">decision tree classifier </w:t>
      </w:r>
      <w:r w:rsidRPr="005B4073">
        <w:t>grid search model</w:t>
      </w:r>
      <w:del w:id="418" w:author="Aaron England" w:date="2019-05-08T23:11:00Z">
        <w:r w:rsidRPr="005B4073" w:rsidDel="00AF270D">
          <w:delText xml:space="preserve"> using a pipeline</w:delText>
        </w:r>
      </w:del>
    </w:p>
    <w:p w14:paraId="1F89318A" w14:textId="7F328943" w:rsidR="007264C7" w:rsidRPr="00D80816" w:rsidRDefault="00654857" w:rsidP="00D451A9">
      <w:pPr>
        <w:pStyle w:val="L-Numbers"/>
        <w:rPr>
          <w:iCs/>
          <w:szCs w:val="24"/>
        </w:rPr>
      </w:pPr>
      <w:r w:rsidRPr="005B4073">
        <w:t>Print the tuned parameters</w:t>
      </w:r>
    </w:p>
    <w:p w14:paraId="6D3E5113" w14:textId="77777777" w:rsidR="00654857" w:rsidRPr="00D80816" w:rsidRDefault="00654857" w:rsidP="00D451A9">
      <w:pPr>
        <w:pStyle w:val="L-Source"/>
      </w:pPr>
      <w:proofErr w:type="spellStart"/>
      <w:r w:rsidRPr="00D80816">
        <w:t>best_parameters</w:t>
      </w:r>
      <w:proofErr w:type="spellEnd"/>
      <w:r w:rsidRPr="00D80816">
        <w:t xml:space="preserve"> = </w:t>
      </w:r>
      <w:proofErr w:type="spellStart"/>
      <w:r w:rsidRPr="00D80816">
        <w:t>model.best_params</w:t>
      </w:r>
      <w:proofErr w:type="spellEnd"/>
      <w:r w:rsidRPr="00D80816">
        <w:t>_</w:t>
      </w:r>
    </w:p>
    <w:p w14:paraId="7CFA9736" w14:textId="50C8CB0C" w:rsidR="00721596" w:rsidRPr="005B4073" w:rsidRDefault="00654857" w:rsidP="00D451A9">
      <w:pPr>
        <w:pStyle w:val="L-Source"/>
      </w:pPr>
      <w:proofErr w:type="gramStart"/>
      <w:r w:rsidRPr="00D80816">
        <w:t>print(</w:t>
      </w:r>
      <w:proofErr w:type="spellStart"/>
      <w:proofErr w:type="gramEnd"/>
      <w:r w:rsidRPr="00D80816">
        <w:t>best_parameters</w:t>
      </w:r>
      <w:proofErr w:type="spellEnd"/>
      <w:r w:rsidRPr="00D80816">
        <w:t>)</w:t>
      </w:r>
    </w:p>
    <w:p w14:paraId="5BE8F1BA" w14:textId="3BF02E71" w:rsidR="008D118E" w:rsidRPr="005B4073" w:rsidRDefault="008D118E" w:rsidP="00D451A9">
      <w:pPr>
        <w:pStyle w:val="L-Regular"/>
        <w:ind w:left="0"/>
      </w:pPr>
      <w:r w:rsidRPr="005B4073">
        <w:tab/>
        <w:t>See the resultant output below:</w:t>
      </w:r>
    </w:p>
    <w:p w14:paraId="128E448A" w14:textId="66569714" w:rsidR="008D118E" w:rsidRPr="005B4073" w:rsidRDefault="008D118E" w:rsidP="00D451A9">
      <w:pPr>
        <w:pStyle w:val="IMG-Caption"/>
        <w:rPr>
          <w:iCs/>
          <w:szCs w:val="24"/>
        </w:rPr>
      </w:pPr>
      <w:del w:id="419" w:author="Aaron England" w:date="2019-05-08T22:43:00Z">
        <w:r w:rsidRPr="005B4073" w:rsidDel="00C76369">
          <w:rPr>
            <w:noProof/>
            <w:lang w:val="en-US"/>
          </w:rPr>
          <w:drawing>
            <wp:inline distT="0" distB="0" distL="0" distR="0" wp14:anchorId="6357A139" wp14:editId="0453386A">
              <wp:extent cx="5943600" cy="221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1615"/>
                      </a:xfrm>
                      <a:prstGeom prst="rect">
                        <a:avLst/>
                      </a:prstGeom>
                    </pic:spPr>
                  </pic:pic>
                </a:graphicData>
              </a:graphic>
            </wp:inline>
          </w:drawing>
        </w:r>
      </w:del>
      <w:ins w:id="420" w:author="Aaron England" w:date="2019-05-08T22:43:00Z">
        <w:r w:rsidR="00C76369">
          <w:rPr>
            <w:noProof/>
          </w:rPr>
          <w:drawing>
            <wp:inline distT="0" distB="0" distL="0" distR="0" wp14:anchorId="22EEBD66" wp14:editId="7E74877E">
              <wp:extent cx="5943600" cy="2552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270"/>
                      </a:xfrm>
                      <a:prstGeom prst="rect">
                        <a:avLst/>
                      </a:prstGeom>
                    </pic:spPr>
                  </pic:pic>
                </a:graphicData>
              </a:graphic>
            </wp:inline>
          </w:drawing>
        </w:r>
      </w:ins>
    </w:p>
    <w:p w14:paraId="41FC030D" w14:textId="08327F0B" w:rsidR="00721596" w:rsidRPr="005B4073" w:rsidRDefault="008D118E" w:rsidP="00D451A9">
      <w:pPr>
        <w:pStyle w:val="IMG-Caption"/>
      </w:pPr>
      <w:r w:rsidRPr="005B4073">
        <w:t xml:space="preserve">Figure 2.x: Tuned </w:t>
      </w:r>
      <w:proofErr w:type="spellStart"/>
      <w:r w:rsidRPr="005B4073">
        <w:t>hyperparameters</w:t>
      </w:r>
      <w:proofErr w:type="spellEnd"/>
      <w:r w:rsidRPr="005B4073">
        <w:t xml:space="preserve"> for decision tree classifier</w:t>
      </w:r>
      <w:r w:rsidR="00064168" w:rsidRPr="005B4073">
        <w:t xml:space="preserve"> grid search model</w:t>
      </w:r>
    </w:p>
    <w:p w14:paraId="38BB0132" w14:textId="1440823F" w:rsidR="001F0CC1" w:rsidRPr="005B4073" w:rsidRDefault="001F0CC1" w:rsidP="00D451A9">
      <w:pPr>
        <w:pStyle w:val="P-Regular"/>
      </w:pPr>
      <w:r w:rsidRPr="005B4073">
        <w:t xml:space="preserve">We can see from </w:t>
      </w:r>
      <w:r w:rsidR="00BD6E30" w:rsidRPr="005B4073">
        <w:t>Figure 2.x</w:t>
      </w:r>
      <w:r w:rsidRPr="005B4073">
        <w:t xml:space="preserve"> that</w:t>
      </w:r>
      <w:r w:rsidR="00BD6E30" w:rsidRPr="005B4073">
        <w:t xml:space="preserve"> it used</w:t>
      </w:r>
      <w:r w:rsidRPr="005B4073">
        <w:t xml:space="preserve"> ‘</w:t>
      </w:r>
      <w:proofErr w:type="spellStart"/>
      <w:r w:rsidRPr="00D451A9">
        <w:rPr>
          <w:rStyle w:val="P-Bold"/>
        </w:rPr>
        <w:t>gini</w:t>
      </w:r>
      <w:proofErr w:type="spellEnd"/>
      <w:r w:rsidRPr="005B4073">
        <w:t xml:space="preserve">’ </w:t>
      </w:r>
      <w:r w:rsidR="00BD6E30" w:rsidRPr="005B4073">
        <w:t>impurity as the criterion to measure the quality of a split.</w:t>
      </w:r>
      <w:r w:rsidR="00CD624F" w:rsidRPr="005B4073">
        <w:t xml:space="preserve"> Further explanations of the </w:t>
      </w:r>
      <w:proofErr w:type="spellStart"/>
      <w:r w:rsidR="00CD624F" w:rsidRPr="005B4073">
        <w:t>hyperparameters</w:t>
      </w:r>
      <w:proofErr w:type="spellEnd"/>
      <w:r w:rsidR="00CD624F" w:rsidRPr="005B4073">
        <w:t xml:space="preserve"> are being the scope of this chapter but can be found in the algorithm’s </w:t>
      </w:r>
      <w:proofErr w:type="spellStart"/>
      <w:r w:rsidR="00CD624F" w:rsidRPr="005B4073">
        <w:t>scikit</w:t>
      </w:r>
      <w:proofErr w:type="spellEnd"/>
      <w:r w:rsidR="00CD624F" w:rsidRPr="005B4073">
        <w:t>-learn documentation.</w:t>
      </w:r>
    </w:p>
    <w:p w14:paraId="50793461" w14:textId="09D155AD" w:rsidR="00FE469B" w:rsidRPr="005B4073" w:rsidRDefault="008C0CE0" w:rsidP="00D451A9">
      <w:pPr>
        <w:pStyle w:val="P-Regular"/>
      </w:pPr>
      <w:r w:rsidRPr="005B4073">
        <w:t xml:space="preserve">Remember, in practice, it is common for decision makers to ask how various features are affecting the predictions. In linear and logistic regression, the intercept and coefficient(s) make model predictions very transparent. </w:t>
      </w:r>
    </w:p>
    <w:p w14:paraId="54DB4BDF" w14:textId="77777777" w:rsidR="00FE469B" w:rsidRPr="00B24C5D" w:rsidRDefault="00FE469B" w:rsidP="00D451A9">
      <w:pPr>
        <w:pStyle w:val="H3-Callout"/>
      </w:pPr>
      <w:r w:rsidRPr="00B24C5D">
        <w:t>Note:</w:t>
      </w:r>
    </w:p>
    <w:p w14:paraId="56FF9894" w14:textId="12782CD3" w:rsidR="00A10E9D" w:rsidRPr="005B4073" w:rsidRDefault="00A10E9D" w:rsidP="00D451A9">
      <w:pPr>
        <w:pStyle w:val="P-Callout"/>
      </w:pPr>
      <w:r w:rsidRPr="005B4073">
        <w:t>Decision trees can a</w:t>
      </w:r>
      <w:r w:rsidR="00FE469B" w:rsidRPr="005B4073">
        <w:t xml:space="preserve">lso be very easily to interpret as we can see where the decisions were made, but this requires an installation and proper configuration of </w:t>
      </w:r>
      <w:proofErr w:type="spellStart"/>
      <w:r w:rsidR="00FE469B" w:rsidRPr="005B4073">
        <w:t>Graphviz</w:t>
      </w:r>
      <w:proofErr w:type="spellEnd"/>
      <w:r w:rsidR="00FE469B" w:rsidRPr="005B4073">
        <w:t xml:space="preserve"> as well as unscaled features.</w:t>
      </w:r>
      <w:r w:rsidR="00FB5373" w:rsidRPr="005B4073">
        <w:t xml:space="preserve"> </w:t>
      </w:r>
    </w:p>
    <w:p w14:paraId="268D4C0B" w14:textId="77777777" w:rsidR="008C0CE0" w:rsidRPr="005B4073" w:rsidRDefault="00F8779B" w:rsidP="00D451A9">
      <w:pPr>
        <w:pStyle w:val="P-Regular"/>
      </w:pPr>
      <w:r w:rsidRPr="005B4073">
        <w:t>Instead of plotting the</w:t>
      </w:r>
      <w:r w:rsidR="00675592" w:rsidRPr="005B4073">
        <w:t xml:space="preserve"> tree in the following</w:t>
      </w:r>
      <w:r w:rsidR="0081087D" w:rsidRPr="005B4073">
        <w:t xml:space="preserve"> exercise, we will </w:t>
      </w:r>
      <w:r w:rsidRPr="005B4073">
        <w:t xml:space="preserve">explore an attribute found in </w:t>
      </w:r>
      <w:proofErr w:type="spellStart"/>
      <w:r w:rsidRPr="005B4073">
        <w:t>scitkit-learn’s</w:t>
      </w:r>
      <w:proofErr w:type="spellEnd"/>
      <w:r w:rsidRPr="005B4073">
        <w:t xml:space="preserve"> tree-based model algorithms</w:t>
      </w:r>
      <w:r w:rsidR="008C0CE0" w:rsidRPr="005B4073">
        <w:t xml:space="preserve">, </w:t>
      </w:r>
      <w:r w:rsidRPr="005B4073">
        <w:t>‘</w:t>
      </w:r>
      <w:proofErr w:type="spellStart"/>
      <w:r w:rsidRPr="00D451A9">
        <w:rPr>
          <w:rStyle w:val="P-Code"/>
        </w:rPr>
        <w:t>feature_importances</w:t>
      </w:r>
      <w:proofErr w:type="spellEnd"/>
      <w:r w:rsidRPr="00D451A9">
        <w:rPr>
          <w:rStyle w:val="P-Code"/>
        </w:rPr>
        <w:t>_</w:t>
      </w:r>
      <w:r w:rsidRPr="005B4073">
        <w:t xml:space="preserve">’, </w:t>
      </w:r>
      <w:r w:rsidR="00D50B2D" w:rsidRPr="005B4073">
        <w:t xml:space="preserve">which returns an array containing values of relative feature importance for each feature. </w:t>
      </w:r>
      <w:r w:rsidR="00435CCB" w:rsidRPr="005B4073">
        <w:t>It is important to note that</w:t>
      </w:r>
      <w:r w:rsidR="00074D8E" w:rsidRPr="005B4073">
        <w:t xml:space="preserve"> this attribute is un</w:t>
      </w:r>
      <w:r w:rsidR="00AB20E6" w:rsidRPr="005B4073">
        <w:t>avai</w:t>
      </w:r>
      <w:r w:rsidR="00B96C2D" w:rsidRPr="005B4073">
        <w:t>lable from a grid search model. As a result, i</w:t>
      </w:r>
      <w:r w:rsidR="00AB20E6" w:rsidRPr="005B4073">
        <w:t xml:space="preserve">n the next exercise, we will learn to programmatically extract values from the </w:t>
      </w:r>
      <w:proofErr w:type="spellStart"/>
      <w:r w:rsidR="00AB20E6" w:rsidRPr="00D451A9">
        <w:rPr>
          <w:rStyle w:val="P-Code"/>
        </w:rPr>
        <w:t>best_parameters</w:t>
      </w:r>
      <w:proofErr w:type="spellEnd"/>
      <w:r w:rsidR="00AB20E6" w:rsidRPr="005B4073">
        <w:t xml:space="preserve"> dictionary and re-fit the tuned decision tree model; allowing us to access the attributes provided by the decision tree classifier function.</w:t>
      </w:r>
    </w:p>
    <w:p w14:paraId="15AB1984" w14:textId="77777777" w:rsidR="008C0CE0" w:rsidRPr="005B4073" w:rsidRDefault="008C0CE0" w:rsidP="00EE4625">
      <w:pPr>
        <w:rPr>
          <w:iCs/>
          <w:szCs w:val="24"/>
        </w:rPr>
      </w:pPr>
    </w:p>
    <w:p w14:paraId="5FFE966C" w14:textId="77777777" w:rsidR="00B307F1" w:rsidRPr="00B24C5D" w:rsidRDefault="00B307F1" w:rsidP="00D451A9">
      <w:pPr>
        <w:pStyle w:val="SB-Sidebar"/>
      </w:pPr>
      <w:r w:rsidRPr="00D451A9">
        <w:t>Discussion:</w:t>
      </w:r>
      <w:r w:rsidRPr="00B24C5D">
        <w:t xml:space="preserve"> When we examine the features in the data, which would we predict to be the most important variable in predicting if it is raining</w:t>
      </w:r>
      <w:r w:rsidR="00045BE6" w:rsidRPr="00B24C5D">
        <w:t>/</w:t>
      </w:r>
      <w:r w:rsidRPr="00B24C5D">
        <w:t>snowing?</w:t>
      </w:r>
    </w:p>
    <w:p w14:paraId="03684080" w14:textId="275C4BF5" w:rsidR="00B307F1" w:rsidRPr="005B4073" w:rsidRDefault="00B307F1" w:rsidP="00D451A9">
      <w:pPr>
        <w:pStyle w:val="SB-Sidebar"/>
      </w:pPr>
      <w:r w:rsidRPr="00D451A9">
        <w:t>Answer</w:t>
      </w:r>
      <w:r w:rsidR="00045BE6" w:rsidRPr="00B24C5D">
        <w:t xml:space="preserve">: We would expect that the most important feature would be temperature as the freezing point of water is 0 degrees </w:t>
      </w:r>
      <w:proofErr w:type="spellStart"/>
      <w:r w:rsidR="00045BE6" w:rsidRPr="00B24C5D">
        <w:t>celsius</w:t>
      </w:r>
      <w:proofErr w:type="spellEnd"/>
      <w:r w:rsidR="00045BE6" w:rsidRPr="00B24C5D">
        <w:t>.</w:t>
      </w:r>
    </w:p>
    <w:p w14:paraId="517F0DF8" w14:textId="77777777" w:rsidR="008C09A4" w:rsidRPr="005B4073" w:rsidRDefault="008C0CE0" w:rsidP="00D451A9">
      <w:pPr>
        <w:pStyle w:val="H2-General"/>
      </w:pPr>
      <w:r w:rsidRPr="005B4073">
        <w:t xml:space="preserve">Exercise 11: </w:t>
      </w:r>
      <w:r w:rsidR="008C09A4" w:rsidRPr="005B4073">
        <w:t xml:space="preserve">Programmatically extracting tuned </w:t>
      </w:r>
      <w:proofErr w:type="spellStart"/>
      <w:r w:rsidR="008C09A4" w:rsidRPr="005B4073">
        <w:t>hyperparameters</w:t>
      </w:r>
      <w:proofErr w:type="spellEnd"/>
      <w:r w:rsidR="00030FDF" w:rsidRPr="005B4073">
        <w:t xml:space="preserve"> from decision tree classifier grid search model</w:t>
      </w:r>
    </w:p>
    <w:p w14:paraId="1247C806" w14:textId="1ADABD6A" w:rsidR="00256788" w:rsidRPr="00B24C5D" w:rsidRDefault="00B24C5D" w:rsidP="00D451A9">
      <w:pPr>
        <w:pStyle w:val="SB-Sidebar"/>
      </w:pPr>
      <w:r w:rsidRPr="00B24C5D">
        <w:t>Present</w:t>
      </w:r>
      <w:r w:rsidR="00256788" w:rsidRPr="00B24C5D">
        <w:t xml:space="preserve">: Programmatically extracting tuned </w:t>
      </w:r>
      <w:proofErr w:type="spellStart"/>
      <w:r w:rsidR="00256788" w:rsidRPr="00B24C5D">
        <w:t>hyperparameters</w:t>
      </w:r>
      <w:proofErr w:type="spellEnd"/>
    </w:p>
    <w:p w14:paraId="08AA8F59" w14:textId="75C40CE3" w:rsidR="007D0E0D" w:rsidRDefault="007D0E0D" w:rsidP="00D451A9">
      <w:pPr>
        <w:pStyle w:val="P-Regular"/>
        <w:rPr>
          <w:ins w:id="421" w:author="Aaron England" w:date="2019-05-08T21:50:00Z"/>
        </w:rPr>
      </w:pPr>
      <w:r w:rsidRPr="005B4073">
        <w:t xml:space="preserve">In </w:t>
      </w:r>
      <w:r w:rsidR="00B24C5D">
        <w:t>the previous exercise</w:t>
      </w:r>
      <w:r w:rsidRPr="005B4073">
        <w:t xml:space="preserve">, we saved the tuned </w:t>
      </w:r>
      <w:proofErr w:type="spellStart"/>
      <w:r w:rsidRPr="005B4073">
        <w:t>hyperparameters</w:t>
      </w:r>
      <w:proofErr w:type="spellEnd"/>
      <w:r w:rsidRPr="005B4073">
        <w:t xml:space="preserve"> as key value pairs in the </w:t>
      </w:r>
      <w:proofErr w:type="spellStart"/>
      <w:r w:rsidRPr="00D451A9">
        <w:rPr>
          <w:rStyle w:val="P-Code"/>
        </w:rPr>
        <w:t>best_parameters</w:t>
      </w:r>
      <w:proofErr w:type="spellEnd"/>
      <w:r w:rsidRPr="005B4073">
        <w:t xml:space="preserve"> dictionary. </w:t>
      </w:r>
      <w:r w:rsidR="008C054F" w:rsidRPr="005B4073">
        <w:t xml:space="preserve">This allows us to programmatically access the values and assign them to the appropriate </w:t>
      </w:r>
      <w:proofErr w:type="spellStart"/>
      <w:r w:rsidR="008C054F" w:rsidRPr="005B4073">
        <w:t>hyperparameters</w:t>
      </w:r>
      <w:proofErr w:type="spellEnd"/>
      <w:r w:rsidR="008C054F" w:rsidRPr="005B4073">
        <w:t xml:space="preserve"> of a decision tree classifier model</w:t>
      </w:r>
      <w:r w:rsidR="00222927" w:rsidRPr="005B4073">
        <w:t xml:space="preserve">. By fitting the tuned decision tree model, we will be able to access the attributes made available from the </w:t>
      </w:r>
      <w:proofErr w:type="spellStart"/>
      <w:r w:rsidR="00222927" w:rsidRPr="005B4073">
        <w:t>scikit</w:t>
      </w:r>
      <w:proofErr w:type="spellEnd"/>
      <w:r w:rsidR="00222927" w:rsidRPr="005B4073">
        <w:t>-learn decision tree classifier function.</w:t>
      </w:r>
    </w:p>
    <w:p w14:paraId="43420CA0" w14:textId="77777777" w:rsidR="001F0582" w:rsidRDefault="001F0582" w:rsidP="001F0582">
      <w:pPr>
        <w:pStyle w:val="H3-Callout"/>
        <w:rPr>
          <w:ins w:id="422" w:author="Aaron England" w:date="2019-05-08T21:50:00Z"/>
        </w:rPr>
      </w:pPr>
      <w:ins w:id="423" w:author="Aaron England" w:date="2019-05-08T21:50:00Z">
        <w:r>
          <w:t>Note:</w:t>
        </w:r>
      </w:ins>
    </w:p>
    <w:p w14:paraId="32EA116E" w14:textId="718DA909" w:rsidR="001F0582" w:rsidRPr="005B4073" w:rsidRDefault="001F0582" w:rsidP="001F0582">
      <w:pPr>
        <w:pStyle w:val="P-Callout"/>
        <w:pPrChange w:id="424" w:author="Aaron England" w:date="2019-05-08T21:50:00Z">
          <w:pPr>
            <w:pStyle w:val="P-Regular"/>
          </w:pPr>
        </w:pPrChange>
      </w:pPr>
      <w:ins w:id="425" w:author="Aaron England" w:date="2019-05-08T21:50:00Z">
        <w:r>
          <w:t>Continuing from Exercise 10</w:t>
        </w:r>
      </w:ins>
    </w:p>
    <w:p w14:paraId="2428AD39" w14:textId="60FC1568" w:rsidR="006D349E" w:rsidDel="00365A0F" w:rsidRDefault="0010720B" w:rsidP="006D349E">
      <w:pPr>
        <w:pStyle w:val="L-Numbers"/>
        <w:numPr>
          <w:ilvl w:val="0"/>
          <w:numId w:val="31"/>
        </w:numPr>
        <w:rPr>
          <w:del w:id="426" w:author="Aaron England" w:date="2019-05-08T22:45:00Z"/>
        </w:rPr>
      </w:pPr>
      <w:del w:id="427" w:author="Aaron England" w:date="2019-05-08T22:45:00Z">
        <w:r w:rsidRPr="006D349E" w:rsidDel="00365A0F">
          <w:delText>Print the best_parameters dictionary using</w:delText>
        </w:r>
      </w:del>
    </w:p>
    <w:p w14:paraId="3C46396E" w14:textId="1ABF25A9" w:rsidR="0010720B" w:rsidRPr="006D349E" w:rsidDel="00365A0F" w:rsidRDefault="0010720B" w:rsidP="00D451A9">
      <w:pPr>
        <w:pStyle w:val="L-Source"/>
        <w:rPr>
          <w:del w:id="428" w:author="Aaron England" w:date="2019-05-08T22:45:00Z"/>
        </w:rPr>
      </w:pPr>
      <w:del w:id="429" w:author="Aaron England" w:date="2019-05-08T22:45:00Z">
        <w:r w:rsidRPr="006D349E" w:rsidDel="00365A0F">
          <w:delText>print(best_parameters)</w:delText>
        </w:r>
      </w:del>
    </w:p>
    <w:p w14:paraId="0280C273" w14:textId="559AFF71" w:rsidR="0010720B" w:rsidRPr="005B4073" w:rsidDel="00365A0F" w:rsidRDefault="0010720B" w:rsidP="00D451A9">
      <w:pPr>
        <w:pStyle w:val="L-Regular"/>
        <w:rPr>
          <w:del w:id="430" w:author="Aaron England" w:date="2019-05-08T22:45:00Z"/>
        </w:rPr>
      </w:pPr>
      <w:del w:id="431" w:author="Aaron England" w:date="2019-05-08T22:45:00Z">
        <w:r w:rsidRPr="005B4073" w:rsidDel="00365A0F">
          <w:delText>See the resultant output below:</w:delText>
        </w:r>
      </w:del>
    </w:p>
    <w:p w14:paraId="20B066B5" w14:textId="4923FECA" w:rsidR="0010720B" w:rsidRPr="005B4073" w:rsidDel="00365A0F" w:rsidRDefault="003C6F70" w:rsidP="00D451A9">
      <w:pPr>
        <w:pStyle w:val="IMG-Caption"/>
        <w:rPr>
          <w:del w:id="432" w:author="Aaron England" w:date="2019-05-08T22:45:00Z"/>
          <w:iCs/>
          <w:szCs w:val="24"/>
        </w:rPr>
      </w:pPr>
      <w:del w:id="433" w:author="Aaron England" w:date="2019-05-08T22:45:00Z">
        <w:r w:rsidRPr="005B4073" w:rsidDel="00365A0F">
          <w:rPr>
            <w:noProof/>
            <w:lang w:val="en-US"/>
          </w:rPr>
          <w:drawing>
            <wp:inline distT="0" distB="0" distL="0" distR="0" wp14:anchorId="709FFB90" wp14:editId="4482ABFD">
              <wp:extent cx="5943600" cy="2076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7645"/>
                      </a:xfrm>
                      <a:prstGeom prst="rect">
                        <a:avLst/>
                      </a:prstGeom>
                    </pic:spPr>
                  </pic:pic>
                </a:graphicData>
              </a:graphic>
            </wp:inline>
          </w:drawing>
        </w:r>
      </w:del>
    </w:p>
    <w:p w14:paraId="653134A1" w14:textId="169A580A" w:rsidR="00C463AD" w:rsidRPr="005B4073" w:rsidDel="00365A0F" w:rsidRDefault="003C6F70" w:rsidP="00D451A9">
      <w:pPr>
        <w:pStyle w:val="IMG-Caption"/>
        <w:rPr>
          <w:del w:id="434" w:author="Aaron England" w:date="2019-05-08T22:45:00Z"/>
        </w:rPr>
      </w:pPr>
      <w:del w:id="435" w:author="Aaron England" w:date="2019-05-08T22:45:00Z">
        <w:r w:rsidRPr="005B4073" w:rsidDel="00365A0F">
          <w:delText>Figure 2.x: best_parameters dictionary</w:delText>
        </w:r>
      </w:del>
    </w:p>
    <w:p w14:paraId="3CB1EDC2" w14:textId="77777777" w:rsidR="006D349E" w:rsidRDefault="00C463AD" w:rsidP="00D451A9">
      <w:pPr>
        <w:pStyle w:val="L-Numbers"/>
      </w:pPr>
      <w:r w:rsidRPr="005B4073">
        <w:t>Prove that we can access the value for ‘</w:t>
      </w:r>
      <w:proofErr w:type="spellStart"/>
      <w:r w:rsidRPr="00D451A9">
        <w:rPr>
          <w:rStyle w:val="P-Code"/>
        </w:rPr>
        <w:t>Tree_criterion</w:t>
      </w:r>
      <w:proofErr w:type="spellEnd"/>
      <w:r w:rsidRPr="005B4073">
        <w:t>’ using</w:t>
      </w:r>
    </w:p>
    <w:p w14:paraId="0867C5A8" w14:textId="543A5E62" w:rsidR="007758C4" w:rsidRPr="006D349E" w:rsidRDefault="00C463AD" w:rsidP="00D451A9">
      <w:pPr>
        <w:pStyle w:val="L-Source"/>
      </w:pPr>
      <w:proofErr w:type="gramStart"/>
      <w:r w:rsidRPr="006D349E">
        <w:t>print(</w:t>
      </w:r>
      <w:proofErr w:type="spellStart"/>
      <w:proofErr w:type="gramEnd"/>
      <w:r w:rsidRPr="006D349E">
        <w:t>best_parameters</w:t>
      </w:r>
      <w:proofErr w:type="spellEnd"/>
      <w:r w:rsidRPr="006D349E">
        <w:t>['</w:t>
      </w:r>
      <w:del w:id="436" w:author="Aaron England" w:date="2019-05-08T22:46:00Z">
        <w:r w:rsidRPr="006D349E" w:rsidDel="00ED7B8D">
          <w:delText>Tree__c</w:delText>
        </w:r>
      </w:del>
      <w:ins w:id="437" w:author="Aaron England" w:date="2019-05-08T22:46:00Z">
        <w:r w:rsidR="00ED7B8D">
          <w:t>c</w:t>
        </w:r>
      </w:ins>
      <w:r w:rsidRPr="006D349E">
        <w:t>riterion'])</w:t>
      </w:r>
    </w:p>
    <w:p w14:paraId="4777E0A0" w14:textId="17B5FE3D" w:rsidR="007758C4" w:rsidRPr="005B4073" w:rsidRDefault="007758C4" w:rsidP="00D451A9">
      <w:pPr>
        <w:pStyle w:val="L-Regular"/>
      </w:pPr>
      <w:r w:rsidRPr="005B4073">
        <w:t>See the resultant output below:</w:t>
      </w:r>
    </w:p>
    <w:p w14:paraId="5CF123A1" w14:textId="77777777" w:rsidR="007758C4" w:rsidRPr="005B4073" w:rsidRDefault="00205677" w:rsidP="00D451A9">
      <w:pPr>
        <w:pStyle w:val="IMG-Caption"/>
        <w:rPr>
          <w:iCs/>
          <w:szCs w:val="24"/>
        </w:rPr>
      </w:pPr>
      <w:r w:rsidRPr="005B4073">
        <w:rPr>
          <w:noProof/>
          <w:lang w:val="en-US"/>
        </w:rPr>
        <w:drawing>
          <wp:inline distT="0" distB="0" distL="0" distR="0" wp14:anchorId="640CD94E" wp14:editId="5BF981B7">
            <wp:extent cx="5943600" cy="97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7790"/>
                    </a:xfrm>
                    <a:prstGeom prst="rect">
                      <a:avLst/>
                    </a:prstGeom>
                  </pic:spPr>
                </pic:pic>
              </a:graphicData>
            </a:graphic>
          </wp:inline>
        </w:drawing>
      </w:r>
    </w:p>
    <w:p w14:paraId="12E688A5" w14:textId="3BE71AF0" w:rsidR="0010720B" w:rsidRPr="005B4073" w:rsidRDefault="00205677" w:rsidP="00D451A9">
      <w:pPr>
        <w:pStyle w:val="IMG-Caption"/>
      </w:pPr>
      <w:r w:rsidRPr="005B4073">
        <w:t>Figure 2.x: Value assigned to the ‘</w:t>
      </w:r>
      <w:proofErr w:type="spellStart"/>
      <w:r w:rsidRPr="005B4073">
        <w:t>Tree_criterion</w:t>
      </w:r>
      <w:proofErr w:type="spellEnd"/>
      <w:r w:rsidRPr="005B4073">
        <w:t xml:space="preserve">’ key in the </w:t>
      </w:r>
      <w:proofErr w:type="spellStart"/>
      <w:r w:rsidRPr="005B4073">
        <w:t>best_parameters</w:t>
      </w:r>
      <w:proofErr w:type="spellEnd"/>
      <w:r w:rsidRPr="005B4073">
        <w:t xml:space="preserve"> dictionary</w:t>
      </w:r>
    </w:p>
    <w:p w14:paraId="0A90B5EA" w14:textId="2C014C8B" w:rsidR="00AD32D0" w:rsidRPr="004B293B" w:rsidRDefault="00C463AD" w:rsidP="00D451A9">
      <w:pPr>
        <w:pStyle w:val="L-Numbers"/>
      </w:pPr>
      <w:r w:rsidRPr="005B4073">
        <w:t>I</w:t>
      </w:r>
      <w:r w:rsidR="007D0E0D" w:rsidRPr="005B4073">
        <w:t xml:space="preserve">nstantiate </w:t>
      </w:r>
      <w:r w:rsidRPr="005B4073">
        <w:t>decision tree classifier model</w:t>
      </w:r>
      <w:r w:rsidR="00186DD4" w:rsidRPr="005B4073">
        <w:t xml:space="preserve"> and assign the values to the corresponding </w:t>
      </w:r>
      <w:proofErr w:type="spellStart"/>
      <w:r w:rsidR="00186DD4" w:rsidRPr="005B4073">
        <w:t>hyperparameters</w:t>
      </w:r>
      <w:proofErr w:type="spellEnd"/>
      <w:r w:rsidR="00AD32D0" w:rsidRPr="005B4073">
        <w:t xml:space="preserve"> as follows:</w:t>
      </w:r>
    </w:p>
    <w:p w14:paraId="6C9F7B11" w14:textId="77777777" w:rsidR="007D0E0D" w:rsidRPr="005B4073" w:rsidRDefault="007D0E0D" w:rsidP="00D451A9">
      <w:pPr>
        <w:pStyle w:val="L-Source"/>
      </w:pPr>
      <w:proofErr w:type="gramStart"/>
      <w:r w:rsidRPr="005B4073">
        <w:t>from</w:t>
      </w:r>
      <w:proofErr w:type="gramEnd"/>
      <w:r w:rsidRPr="005B4073">
        <w:t xml:space="preserve"> </w:t>
      </w:r>
      <w:proofErr w:type="spellStart"/>
      <w:r w:rsidRPr="005B4073">
        <w:t>sklearn.tree</w:t>
      </w:r>
      <w:proofErr w:type="spellEnd"/>
      <w:r w:rsidRPr="005B4073">
        <w:t xml:space="preserve"> import </w:t>
      </w:r>
      <w:proofErr w:type="spellStart"/>
      <w:r w:rsidRPr="005B4073">
        <w:t>DecisionTreeClassifier</w:t>
      </w:r>
      <w:proofErr w:type="spellEnd"/>
    </w:p>
    <w:p w14:paraId="3D4129B2" w14:textId="34B239D4" w:rsidR="007D0E0D" w:rsidRPr="005B4073" w:rsidRDefault="007D0E0D" w:rsidP="00D451A9">
      <w:pPr>
        <w:pStyle w:val="L-Source"/>
      </w:pPr>
      <w:proofErr w:type="gramStart"/>
      <w:r w:rsidRPr="005B4073">
        <w:t>model</w:t>
      </w:r>
      <w:proofErr w:type="gramEnd"/>
      <w:r w:rsidRPr="005B4073">
        <w:t xml:space="preserve"> = DecisionTreeClassifier(class_weight=best_parameters['</w:t>
      </w:r>
      <w:del w:id="438" w:author="Aaron England" w:date="2019-05-08T22:46:00Z">
        <w:r w:rsidRPr="005B4073" w:rsidDel="00D60F97">
          <w:delText>Tree__</w:delText>
        </w:r>
      </w:del>
      <w:r w:rsidRPr="005B4073">
        <w:t>class_weight'],</w:t>
      </w:r>
    </w:p>
    <w:p w14:paraId="07E96882" w14:textId="46A06E4C" w:rsidR="007D0E0D" w:rsidRPr="005B4073" w:rsidRDefault="007D0E0D" w:rsidP="00D451A9">
      <w:pPr>
        <w:pStyle w:val="L-Source"/>
      </w:pPr>
      <w:r w:rsidRPr="005B4073">
        <w:t xml:space="preserve">                               </w:t>
      </w:r>
      <w:proofErr w:type="gramStart"/>
      <w:r w:rsidRPr="005B4073">
        <w:t>criterion=</w:t>
      </w:r>
      <w:proofErr w:type="spellStart"/>
      <w:proofErr w:type="gramEnd"/>
      <w:r w:rsidRPr="005B4073">
        <w:t>best_parameters</w:t>
      </w:r>
      <w:proofErr w:type="spellEnd"/>
      <w:r w:rsidRPr="005B4073">
        <w:t>['</w:t>
      </w:r>
      <w:del w:id="439" w:author="Aaron England" w:date="2019-05-08T22:46:00Z">
        <w:r w:rsidRPr="005B4073" w:rsidDel="00D60F97">
          <w:delText>Tree__</w:delText>
        </w:r>
      </w:del>
      <w:r w:rsidRPr="005B4073">
        <w:t>criterion'],</w:t>
      </w:r>
    </w:p>
    <w:p w14:paraId="205B0AB6" w14:textId="5937B58A" w:rsidR="007D0E0D" w:rsidRPr="005B4073" w:rsidRDefault="00AD32D0" w:rsidP="00D451A9">
      <w:pPr>
        <w:pStyle w:val="L-Source"/>
      </w:pPr>
      <w:r w:rsidRPr="005B4073">
        <w:t xml:space="preserve">                      </w:t>
      </w:r>
      <w:proofErr w:type="spellStart"/>
      <w:r w:rsidR="007D0E0D" w:rsidRPr="005B4073">
        <w:t>min_impurity_decrease</w:t>
      </w:r>
      <w:proofErr w:type="spellEnd"/>
      <w:r w:rsidR="007D0E0D" w:rsidRPr="005B4073">
        <w:t>=</w:t>
      </w:r>
      <w:proofErr w:type="spellStart"/>
      <w:r w:rsidR="007D0E0D" w:rsidRPr="005B4073">
        <w:t>best_</w:t>
      </w:r>
      <w:proofErr w:type="gramStart"/>
      <w:r w:rsidR="007D0E0D" w:rsidRPr="005B4073">
        <w:t>parameters</w:t>
      </w:r>
      <w:proofErr w:type="spellEnd"/>
      <w:r w:rsidR="007D0E0D" w:rsidRPr="005B4073">
        <w:t>[</w:t>
      </w:r>
      <w:proofErr w:type="gramEnd"/>
      <w:r w:rsidR="007D0E0D" w:rsidRPr="005B4073">
        <w:t>'</w:t>
      </w:r>
      <w:proofErr w:type="spellStart"/>
      <w:del w:id="440" w:author="Aaron England" w:date="2019-05-08T22:46:00Z">
        <w:r w:rsidR="007D0E0D" w:rsidRPr="005B4073" w:rsidDel="00D60F97">
          <w:delText>Tree__</w:delText>
        </w:r>
      </w:del>
      <w:r w:rsidR="007D0E0D" w:rsidRPr="005B4073">
        <w:t>min_impurity_decrease</w:t>
      </w:r>
      <w:proofErr w:type="spellEnd"/>
      <w:r w:rsidR="007D0E0D" w:rsidRPr="005B4073">
        <w:t>'],</w:t>
      </w:r>
    </w:p>
    <w:p w14:paraId="5FB6A688" w14:textId="5173646B" w:rsidR="007D0E0D" w:rsidRPr="005B4073" w:rsidRDefault="00AD32D0" w:rsidP="00D451A9">
      <w:pPr>
        <w:pStyle w:val="L-Source"/>
      </w:pPr>
      <w:r w:rsidRPr="005B4073">
        <w:t xml:space="preserve">               m</w:t>
      </w:r>
      <w:r w:rsidR="007D0E0D" w:rsidRPr="005B4073">
        <w:t>in_weight_fraction_leaf=best_</w:t>
      </w:r>
      <w:proofErr w:type="gramStart"/>
      <w:r w:rsidR="007D0E0D" w:rsidRPr="005B4073">
        <w:t>parameters[</w:t>
      </w:r>
      <w:proofErr w:type="gramEnd"/>
      <w:r w:rsidR="007D0E0D" w:rsidRPr="005B4073">
        <w:t>'</w:t>
      </w:r>
      <w:del w:id="441" w:author="Aaron England" w:date="2019-05-08T22:46:00Z">
        <w:r w:rsidR="007D0E0D" w:rsidRPr="005B4073" w:rsidDel="00D60F97">
          <w:delText>Tree__</w:delText>
        </w:r>
      </w:del>
      <w:r w:rsidR="007D0E0D" w:rsidRPr="005B4073">
        <w:t>min_weight_fraction_leaf'],</w:t>
      </w:r>
    </w:p>
    <w:p w14:paraId="3FA45341" w14:textId="0279296D" w:rsidR="007D0E0D" w:rsidRPr="005B4073" w:rsidRDefault="007D0E0D" w:rsidP="00D451A9">
      <w:pPr>
        <w:pStyle w:val="L-Source"/>
      </w:pPr>
      <w:r w:rsidRPr="005B4073">
        <w:t xml:space="preserve">                               </w:t>
      </w:r>
      <w:proofErr w:type="gramStart"/>
      <w:r w:rsidRPr="005B4073">
        <w:t>presort=</w:t>
      </w:r>
      <w:proofErr w:type="spellStart"/>
      <w:proofErr w:type="gramEnd"/>
      <w:r w:rsidRPr="005B4073">
        <w:t>best_parameters</w:t>
      </w:r>
      <w:proofErr w:type="spellEnd"/>
      <w:r w:rsidRPr="005B4073">
        <w:t>['</w:t>
      </w:r>
      <w:del w:id="442" w:author="Aaron England" w:date="2019-05-08T22:46:00Z">
        <w:r w:rsidRPr="005B4073" w:rsidDel="00D60F97">
          <w:delText>Tree__</w:delText>
        </w:r>
      </w:del>
      <w:r w:rsidRPr="005B4073">
        <w:t>presort'])</w:t>
      </w:r>
    </w:p>
    <w:p w14:paraId="03C1318A" w14:textId="645AE3E2" w:rsidR="007D0E0D" w:rsidRPr="00E70501" w:rsidRDefault="00AF270D" w:rsidP="00E70501">
      <w:pPr>
        <w:pStyle w:val="L-Numbers"/>
        <w:rPr>
          <w:rPrChange w:id="443" w:author="Aaron England" w:date="2019-05-08T22:26:00Z">
            <w:rPr>
              <w:iCs/>
              <w:szCs w:val="24"/>
            </w:rPr>
          </w:rPrChange>
        </w:rPr>
        <w:pPrChange w:id="444" w:author="Aaron England" w:date="2019-05-08T22:26:00Z">
          <w:pPr>
            <w:pStyle w:val="L-Numbers"/>
          </w:pPr>
        </w:pPrChange>
      </w:pPr>
      <w:ins w:id="445" w:author="Aaron England" w:date="2019-05-08T23:12:00Z">
        <w:r>
          <w:t>Fit the grid search model to the scaled training data using</w:t>
        </w:r>
      </w:ins>
      <w:del w:id="446" w:author="Aaron England" w:date="2019-05-08T22:27:00Z">
        <w:r w:rsidR="00D21F77" w:rsidRPr="006D349E" w:rsidDel="00E70501">
          <w:delText>F</w:delText>
        </w:r>
      </w:del>
      <w:del w:id="447" w:author="Aaron England" w:date="2019-05-08T23:12:00Z">
        <w:r w:rsidR="007D0E0D" w:rsidRPr="006D349E" w:rsidDel="00AF270D">
          <w:delText>it</w:delText>
        </w:r>
        <w:r w:rsidR="00D21F77" w:rsidRPr="006D349E" w:rsidDel="00AF270D">
          <w:delText xml:space="preserve"> the</w:delText>
        </w:r>
        <w:r w:rsidR="007D0E0D" w:rsidRPr="006D349E" w:rsidDel="00AF270D">
          <w:delText xml:space="preserve"> model</w:delText>
        </w:r>
        <w:r w:rsidR="00D21F77" w:rsidRPr="006D349E" w:rsidDel="00AF270D">
          <w:delText xml:space="preserve"> to the training data using</w:delText>
        </w:r>
      </w:del>
      <w:r w:rsidR="00D21F77" w:rsidRPr="006D349E">
        <w:t xml:space="preserve"> </w:t>
      </w:r>
      <w:proofErr w:type="spellStart"/>
      <w:ins w:id="448" w:author="Aaron England" w:date="2019-05-08T22:28:00Z">
        <w:r w:rsidR="00E70501" w:rsidRPr="00E70501">
          <w:rPr>
            <w:highlight w:val="yellow"/>
            <w:rPrChange w:id="449" w:author="Aaron England" w:date="2019-05-08T22:28:00Z">
              <w:rPr/>
            </w:rPrChange>
          </w:rPr>
          <w:t>model.fit</w:t>
        </w:r>
        <w:proofErr w:type="spellEnd"/>
        <w:r w:rsidR="00E70501" w:rsidRPr="00E70501">
          <w:rPr>
            <w:highlight w:val="yellow"/>
            <w:rPrChange w:id="450" w:author="Aaron England" w:date="2019-05-08T22:28:00Z">
              <w:rPr/>
            </w:rPrChange>
          </w:rPr>
          <w:t>(</w:t>
        </w:r>
        <w:proofErr w:type="spellStart"/>
        <w:r w:rsidR="00E70501" w:rsidRPr="00E70501">
          <w:rPr>
            <w:highlight w:val="yellow"/>
            <w:rPrChange w:id="451" w:author="Aaron England" w:date="2019-05-08T22:28:00Z">
              <w:rPr/>
            </w:rPrChange>
          </w:rPr>
          <w:t>X_train</w:t>
        </w:r>
      </w:ins>
      <w:ins w:id="452" w:author="Aaron England" w:date="2019-05-08T22:48:00Z">
        <w:r w:rsidR="00EE262B">
          <w:rPr>
            <w:highlight w:val="yellow"/>
          </w:rPr>
          <w:t>_scaled</w:t>
        </w:r>
      </w:ins>
      <w:proofErr w:type="spellEnd"/>
      <w:ins w:id="453" w:author="Aaron England" w:date="2019-05-08T22:28:00Z">
        <w:r w:rsidR="00E70501" w:rsidRPr="00E70501">
          <w:rPr>
            <w:highlight w:val="yellow"/>
            <w:rPrChange w:id="454" w:author="Aaron England" w:date="2019-05-08T22:28:00Z">
              <w:rPr/>
            </w:rPrChange>
          </w:rPr>
          <w:t xml:space="preserve">, </w:t>
        </w:r>
        <w:proofErr w:type="spellStart"/>
        <w:r w:rsidR="00E70501" w:rsidRPr="00E70501">
          <w:rPr>
            <w:highlight w:val="yellow"/>
            <w:rPrChange w:id="455" w:author="Aaron England" w:date="2019-05-08T22:28:00Z">
              <w:rPr/>
            </w:rPrChange>
          </w:rPr>
          <w:t>y_train</w:t>
        </w:r>
        <w:proofErr w:type="spellEnd"/>
        <w:r w:rsidR="00E70501" w:rsidRPr="00E70501">
          <w:rPr>
            <w:highlight w:val="yellow"/>
            <w:rPrChange w:id="456" w:author="Aaron England" w:date="2019-05-08T22:28:00Z">
              <w:rPr/>
            </w:rPrChange>
          </w:rPr>
          <w:t>)</w:t>
        </w:r>
      </w:ins>
      <w:del w:id="457" w:author="Aaron England" w:date="2019-05-08T22:28:00Z">
        <w:r w:rsidR="007D0E0D" w:rsidRPr="00D451A9" w:rsidDel="00E70501">
          <w:rPr>
            <w:rStyle w:val="P-Code"/>
          </w:rPr>
          <w:delText>model.fit(X_train, y_train)</w:delText>
        </w:r>
      </w:del>
    </w:p>
    <w:p w14:paraId="259632F5" w14:textId="77777777" w:rsidR="00E315A8" w:rsidRPr="005B4073" w:rsidRDefault="00E315A8" w:rsidP="00D451A9">
      <w:pPr>
        <w:pStyle w:val="IMG-Caption"/>
        <w:rPr>
          <w:iCs/>
          <w:szCs w:val="24"/>
        </w:rPr>
      </w:pPr>
      <w:r w:rsidRPr="005B4073">
        <w:rPr>
          <w:noProof/>
          <w:lang w:val="en-US"/>
        </w:rPr>
        <w:drawing>
          <wp:inline distT="0" distB="0" distL="0" distR="0" wp14:anchorId="0DF23767" wp14:editId="20442FCE">
            <wp:extent cx="5943600" cy="59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98805"/>
                    </a:xfrm>
                    <a:prstGeom prst="rect">
                      <a:avLst/>
                    </a:prstGeom>
                  </pic:spPr>
                </pic:pic>
              </a:graphicData>
            </a:graphic>
          </wp:inline>
        </w:drawing>
      </w:r>
    </w:p>
    <w:p w14:paraId="07804F05" w14:textId="6431CC7C" w:rsidR="00E315A8" w:rsidRPr="005B4073" w:rsidRDefault="00E315A8" w:rsidP="00D451A9">
      <w:pPr>
        <w:pStyle w:val="IMG-Caption"/>
      </w:pPr>
      <w:r w:rsidRPr="005B4073">
        <w:t xml:space="preserve">Figure 2.x: Output from fitting the decision tree classifier model with tuned </w:t>
      </w:r>
      <w:proofErr w:type="spellStart"/>
      <w:r w:rsidRPr="005B4073">
        <w:t>hyperparameters</w:t>
      </w:r>
      <w:proofErr w:type="spellEnd"/>
    </w:p>
    <w:p w14:paraId="7D1499D2" w14:textId="77777777" w:rsidR="006D349E" w:rsidRDefault="00D47E54" w:rsidP="006D349E">
      <w:pPr>
        <w:pStyle w:val="L-Numbers"/>
      </w:pPr>
      <w:r w:rsidRPr="005B4073">
        <w:t>E</w:t>
      </w:r>
      <w:r w:rsidR="007D0E0D" w:rsidRPr="005B4073">
        <w:t xml:space="preserve">xtract </w:t>
      </w:r>
      <w:proofErr w:type="spellStart"/>
      <w:r w:rsidR="007D0E0D" w:rsidRPr="005B4073">
        <w:t>feature_importances</w:t>
      </w:r>
      <w:proofErr w:type="spellEnd"/>
      <w:r w:rsidR="007D0E0D" w:rsidRPr="005B4073">
        <w:t xml:space="preserve"> attribute</w:t>
      </w:r>
      <w:r w:rsidRPr="005B4073">
        <w:t xml:space="preserve"> using </w:t>
      </w:r>
    </w:p>
    <w:p w14:paraId="7EA1EB75" w14:textId="657EB046" w:rsidR="00D47E54" w:rsidRPr="006D349E" w:rsidRDefault="007D0E0D" w:rsidP="00D451A9">
      <w:pPr>
        <w:pStyle w:val="L-Source"/>
      </w:pPr>
      <w:proofErr w:type="gramStart"/>
      <w:r w:rsidRPr="005B4073">
        <w:t>print(</w:t>
      </w:r>
      <w:proofErr w:type="spellStart"/>
      <w:proofErr w:type="gramEnd"/>
      <w:r w:rsidRPr="005B4073">
        <w:t>model.feature_importances</w:t>
      </w:r>
      <w:proofErr w:type="spellEnd"/>
      <w:r w:rsidRPr="005B4073">
        <w:t>_)</w:t>
      </w:r>
    </w:p>
    <w:p w14:paraId="471BDE70" w14:textId="483D579A" w:rsidR="00D47E54" w:rsidRPr="006D349E" w:rsidRDefault="00D47E54" w:rsidP="00D451A9">
      <w:pPr>
        <w:pStyle w:val="L-Source"/>
      </w:pPr>
      <w:r w:rsidRPr="005B4073">
        <w:t>The resultant output is shown below:</w:t>
      </w:r>
    </w:p>
    <w:p w14:paraId="133151BF" w14:textId="77777777" w:rsidR="00BA30EF" w:rsidRPr="005B4073" w:rsidRDefault="00BA30EF" w:rsidP="00D451A9">
      <w:pPr>
        <w:pStyle w:val="IMG-Caption"/>
        <w:rPr>
          <w:iCs/>
          <w:szCs w:val="24"/>
        </w:rPr>
      </w:pPr>
      <w:r w:rsidRPr="005B4073">
        <w:rPr>
          <w:noProof/>
          <w:lang w:val="en-US"/>
        </w:rPr>
        <w:drawing>
          <wp:inline distT="0" distB="0" distL="0" distR="0" wp14:anchorId="72EAACF4" wp14:editId="2FF9F28B">
            <wp:extent cx="5943600" cy="117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7475"/>
                    </a:xfrm>
                    <a:prstGeom prst="rect">
                      <a:avLst/>
                    </a:prstGeom>
                  </pic:spPr>
                </pic:pic>
              </a:graphicData>
            </a:graphic>
          </wp:inline>
        </w:drawing>
      </w:r>
    </w:p>
    <w:p w14:paraId="05A00A6D" w14:textId="7456978B" w:rsidR="008612B9" w:rsidRPr="006D349E" w:rsidRDefault="00BA30EF" w:rsidP="00D451A9">
      <w:pPr>
        <w:pStyle w:val="IMG-Caption"/>
      </w:pPr>
      <w:r w:rsidRPr="005B4073">
        <w:t xml:space="preserve">Figure 2.x: </w:t>
      </w:r>
      <w:r w:rsidR="008612B9" w:rsidRPr="005B4073">
        <w:t>Array of feature importance from tuned decision tree classifier model</w:t>
      </w:r>
    </w:p>
    <w:p w14:paraId="066C49AF" w14:textId="77777777" w:rsidR="00934194" w:rsidRDefault="008612B9">
      <w:pPr>
        <w:pStyle w:val="L-Numbers"/>
        <w:numPr>
          <w:ilvl w:val="0"/>
          <w:numId w:val="0"/>
        </w:numPr>
        <w:ind w:left="717"/>
        <w:rPr>
          <w:ins w:id="458" w:author="Aaron England" w:date="2019-05-07T07:09:00Z"/>
        </w:rPr>
        <w:pPrChange w:id="459" w:author="Aaron England" w:date="2019-05-07T07:09:00Z">
          <w:pPr>
            <w:pStyle w:val="L-Numbers"/>
          </w:pPr>
        </w:pPrChange>
      </w:pPr>
      <w:r w:rsidRPr="005B4073">
        <w:t xml:space="preserve">From the array in Figure 2.x, we can see that the first feature completely dominated the other variables in terms of feature importance. </w:t>
      </w:r>
    </w:p>
    <w:p w14:paraId="4B66504C" w14:textId="1FCC9491" w:rsidR="007D0E0D" w:rsidRPr="004B293B" w:rsidRDefault="008612B9" w:rsidP="00D451A9">
      <w:pPr>
        <w:pStyle w:val="L-Numbers"/>
      </w:pPr>
      <w:r w:rsidRPr="005B4073">
        <w:t>Visualize this using the code below:</w:t>
      </w:r>
    </w:p>
    <w:p w14:paraId="2F23637B" w14:textId="77777777" w:rsidR="003D3FF9" w:rsidRPr="005B4073" w:rsidRDefault="003D3FF9" w:rsidP="00D451A9">
      <w:pPr>
        <w:pStyle w:val="L-Source"/>
      </w:pPr>
      <w:proofErr w:type="gramStart"/>
      <w:r w:rsidRPr="005B4073">
        <w:t>import</w:t>
      </w:r>
      <w:proofErr w:type="gramEnd"/>
      <w:r w:rsidRPr="005B4073">
        <w:t xml:space="preserve"> pandas as </w:t>
      </w:r>
      <w:proofErr w:type="spellStart"/>
      <w:r w:rsidRPr="005B4073">
        <w:t>pd</w:t>
      </w:r>
      <w:proofErr w:type="spellEnd"/>
    </w:p>
    <w:p w14:paraId="7BAC206D" w14:textId="77777777" w:rsidR="003D3FF9" w:rsidRPr="005B4073" w:rsidRDefault="003D3FF9" w:rsidP="00D451A9">
      <w:pPr>
        <w:pStyle w:val="L-Source"/>
      </w:pPr>
      <w:proofErr w:type="gramStart"/>
      <w:r w:rsidRPr="005B4073">
        <w:t>import</w:t>
      </w:r>
      <w:proofErr w:type="gramEnd"/>
      <w:r w:rsidRPr="005B4073">
        <w:t xml:space="preserve"> </w:t>
      </w:r>
      <w:proofErr w:type="spellStart"/>
      <w:r w:rsidRPr="005B4073">
        <w:t>matplotlib.pyplot</w:t>
      </w:r>
      <w:proofErr w:type="spellEnd"/>
      <w:r w:rsidRPr="005B4073">
        <w:t xml:space="preserve"> as </w:t>
      </w:r>
      <w:proofErr w:type="spellStart"/>
      <w:r w:rsidRPr="005B4073">
        <w:t>plt</w:t>
      </w:r>
      <w:proofErr w:type="spellEnd"/>
    </w:p>
    <w:p w14:paraId="1564DF06" w14:textId="77777777" w:rsidR="003D3FF9" w:rsidRPr="005B4073" w:rsidRDefault="003D3FF9" w:rsidP="00D451A9">
      <w:pPr>
        <w:pStyle w:val="L-Source"/>
      </w:pPr>
      <w:proofErr w:type="spellStart"/>
      <w:r w:rsidRPr="005B4073">
        <w:t>df_imp</w:t>
      </w:r>
      <w:proofErr w:type="spellEnd"/>
      <w:r w:rsidRPr="005B4073">
        <w:t xml:space="preserve"> = </w:t>
      </w:r>
      <w:proofErr w:type="spellStart"/>
      <w:proofErr w:type="gramStart"/>
      <w:r w:rsidRPr="005B4073">
        <w:t>pd.DataFrame</w:t>
      </w:r>
      <w:proofErr w:type="spellEnd"/>
      <w:r w:rsidRPr="005B4073">
        <w:t>(</w:t>
      </w:r>
      <w:proofErr w:type="gramEnd"/>
      <w:r w:rsidRPr="005B4073">
        <w:t>{'Importance': list(</w:t>
      </w:r>
      <w:proofErr w:type="spellStart"/>
      <w:r w:rsidRPr="005B4073">
        <w:t>model.feature_importances</w:t>
      </w:r>
      <w:proofErr w:type="spellEnd"/>
      <w:r w:rsidRPr="005B4073">
        <w:t>_)}, index=</w:t>
      </w:r>
      <w:proofErr w:type="spellStart"/>
      <w:r w:rsidRPr="005B4073">
        <w:t>X.columns</w:t>
      </w:r>
      <w:proofErr w:type="spellEnd"/>
      <w:r w:rsidRPr="005B4073">
        <w:t>)</w:t>
      </w:r>
    </w:p>
    <w:p w14:paraId="59CCB289" w14:textId="77777777" w:rsidR="003D3FF9" w:rsidRPr="005B4073" w:rsidRDefault="003D3FF9" w:rsidP="00D451A9">
      <w:pPr>
        <w:pStyle w:val="L-Source"/>
      </w:pPr>
      <w:proofErr w:type="spellStart"/>
      <w:r w:rsidRPr="005B4073">
        <w:t>df_imp_sorted</w:t>
      </w:r>
      <w:proofErr w:type="spellEnd"/>
      <w:r w:rsidRPr="005B4073">
        <w:t xml:space="preserve"> = </w:t>
      </w:r>
      <w:proofErr w:type="spellStart"/>
      <w:r w:rsidRPr="005B4073">
        <w:t>df_imp.sort_</w:t>
      </w:r>
      <w:proofErr w:type="gramStart"/>
      <w:r w:rsidRPr="005B4073">
        <w:t>values</w:t>
      </w:r>
      <w:proofErr w:type="spellEnd"/>
      <w:r w:rsidRPr="005B4073">
        <w:t>(</w:t>
      </w:r>
      <w:proofErr w:type="gramEnd"/>
      <w:r w:rsidRPr="005B4073">
        <w:t>by=('Importance'), ascending=True)</w:t>
      </w:r>
    </w:p>
    <w:p w14:paraId="1CEA04F1" w14:textId="77777777" w:rsidR="003D3FF9" w:rsidRPr="005B4073" w:rsidRDefault="003D3FF9" w:rsidP="00D451A9">
      <w:pPr>
        <w:pStyle w:val="L-Source"/>
      </w:pPr>
      <w:proofErr w:type="spellStart"/>
      <w:r w:rsidRPr="005B4073">
        <w:t>df_imp_</w:t>
      </w:r>
      <w:proofErr w:type="gramStart"/>
      <w:r w:rsidRPr="005B4073">
        <w:t>sorted.plot.barh</w:t>
      </w:r>
      <w:proofErr w:type="spellEnd"/>
      <w:r w:rsidRPr="005B4073">
        <w:t>(</w:t>
      </w:r>
      <w:proofErr w:type="spellStart"/>
      <w:proofErr w:type="gramEnd"/>
      <w:r w:rsidRPr="005B4073">
        <w:t>figsize</w:t>
      </w:r>
      <w:proofErr w:type="spellEnd"/>
      <w:r w:rsidRPr="005B4073">
        <w:t>=(5,5))</w:t>
      </w:r>
    </w:p>
    <w:p w14:paraId="58CC5CDA" w14:textId="77777777" w:rsidR="003D3FF9" w:rsidRPr="005B4073" w:rsidRDefault="003D3FF9" w:rsidP="00D451A9">
      <w:pPr>
        <w:pStyle w:val="L-Source"/>
      </w:pPr>
      <w:proofErr w:type="spellStart"/>
      <w:proofErr w:type="gramStart"/>
      <w:r w:rsidRPr="005B4073">
        <w:t>plt.title</w:t>
      </w:r>
      <w:proofErr w:type="spellEnd"/>
      <w:r w:rsidRPr="005B4073">
        <w:t>(</w:t>
      </w:r>
      <w:proofErr w:type="gramEnd"/>
      <w:r w:rsidRPr="005B4073">
        <w:t>'Relative Feature Importance')</w:t>
      </w:r>
    </w:p>
    <w:p w14:paraId="33130617" w14:textId="77777777" w:rsidR="003D3FF9" w:rsidRPr="005B4073" w:rsidRDefault="003D3FF9" w:rsidP="00D451A9">
      <w:pPr>
        <w:pStyle w:val="L-Source"/>
      </w:pPr>
      <w:proofErr w:type="spellStart"/>
      <w:proofErr w:type="gramStart"/>
      <w:r w:rsidRPr="005B4073">
        <w:t>plt.xlabel</w:t>
      </w:r>
      <w:proofErr w:type="spellEnd"/>
      <w:r w:rsidRPr="005B4073">
        <w:t>(</w:t>
      </w:r>
      <w:proofErr w:type="gramEnd"/>
      <w:r w:rsidRPr="005B4073">
        <w:t>'Relative Importance')</w:t>
      </w:r>
    </w:p>
    <w:p w14:paraId="7BDD7399" w14:textId="77777777" w:rsidR="003D3FF9" w:rsidRPr="005B4073" w:rsidRDefault="003D3FF9" w:rsidP="00D451A9">
      <w:pPr>
        <w:pStyle w:val="L-Source"/>
      </w:pPr>
      <w:proofErr w:type="spellStart"/>
      <w:proofErr w:type="gramStart"/>
      <w:r w:rsidRPr="005B4073">
        <w:t>plt.ylabel</w:t>
      </w:r>
      <w:proofErr w:type="spellEnd"/>
      <w:r w:rsidRPr="005B4073">
        <w:t>(</w:t>
      </w:r>
      <w:proofErr w:type="gramEnd"/>
      <w:r w:rsidRPr="005B4073">
        <w:t>'Variable')</w:t>
      </w:r>
    </w:p>
    <w:p w14:paraId="79A8AD37" w14:textId="77777777" w:rsidR="003D3FF9" w:rsidRPr="005B4073" w:rsidRDefault="003D3FF9" w:rsidP="00D451A9">
      <w:pPr>
        <w:pStyle w:val="L-Source"/>
      </w:pPr>
      <w:proofErr w:type="spellStart"/>
      <w:proofErr w:type="gramStart"/>
      <w:r w:rsidRPr="005B4073">
        <w:t>plt.legend</w:t>
      </w:r>
      <w:proofErr w:type="spellEnd"/>
      <w:r w:rsidRPr="005B4073">
        <w:t>(</w:t>
      </w:r>
      <w:proofErr w:type="spellStart"/>
      <w:proofErr w:type="gramEnd"/>
      <w:r w:rsidRPr="005B4073">
        <w:t>loc</w:t>
      </w:r>
      <w:proofErr w:type="spellEnd"/>
      <w:r w:rsidRPr="005B4073">
        <w:t>=4)</w:t>
      </w:r>
    </w:p>
    <w:p w14:paraId="35F7DC8D" w14:textId="67E8D439" w:rsidR="008612B9" w:rsidRPr="005B4073" w:rsidRDefault="003D3FF9" w:rsidP="00D451A9">
      <w:pPr>
        <w:pStyle w:val="L-Source"/>
      </w:pPr>
      <w:proofErr w:type="spellStart"/>
      <w:proofErr w:type="gramStart"/>
      <w:r w:rsidRPr="005B4073">
        <w:t>plt.show</w:t>
      </w:r>
      <w:proofErr w:type="spellEnd"/>
      <w:r w:rsidRPr="005B4073">
        <w:t>()</w:t>
      </w:r>
      <w:proofErr w:type="gramEnd"/>
    </w:p>
    <w:p w14:paraId="00D6D7D4" w14:textId="6A228757" w:rsidR="008612B9" w:rsidRPr="005B4073" w:rsidRDefault="008612B9" w:rsidP="00D451A9">
      <w:pPr>
        <w:pStyle w:val="L-Regular"/>
      </w:pPr>
      <w:r w:rsidRPr="005B4073">
        <w:t>See the resultant output below:</w:t>
      </w:r>
    </w:p>
    <w:p w14:paraId="4D22887A" w14:textId="77777777" w:rsidR="008612B9" w:rsidRPr="005B4073" w:rsidRDefault="00F8570F" w:rsidP="00D451A9">
      <w:pPr>
        <w:pStyle w:val="IMG-Caption"/>
        <w:rPr>
          <w:iCs/>
          <w:szCs w:val="24"/>
        </w:rPr>
      </w:pPr>
      <w:r w:rsidRPr="005B4073">
        <w:rPr>
          <w:noProof/>
          <w:lang w:val="en-US"/>
        </w:rPr>
        <w:drawing>
          <wp:inline distT="0" distB="0" distL="0" distR="0" wp14:anchorId="22DA9989" wp14:editId="3740EAD8">
            <wp:extent cx="5943600" cy="21132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13280"/>
                    </a:xfrm>
                    <a:prstGeom prst="rect">
                      <a:avLst/>
                    </a:prstGeom>
                  </pic:spPr>
                </pic:pic>
              </a:graphicData>
            </a:graphic>
          </wp:inline>
        </w:drawing>
      </w:r>
    </w:p>
    <w:p w14:paraId="1D2AB810" w14:textId="49AEFF61" w:rsidR="009D6C25" w:rsidRPr="005B4073" w:rsidRDefault="00F8570F" w:rsidP="00D451A9">
      <w:pPr>
        <w:pStyle w:val="IMG-Caption"/>
      </w:pPr>
      <w:r w:rsidRPr="005B4073">
        <w:t xml:space="preserve">Figure 2.x: </w:t>
      </w:r>
      <w:r w:rsidR="009D6C25" w:rsidRPr="005B4073">
        <w:t>Feature importance from tuned decision tree classifier model</w:t>
      </w:r>
    </w:p>
    <w:p w14:paraId="663F0EF5" w14:textId="5987FFDB" w:rsidR="003E4301" w:rsidRPr="005B4073" w:rsidRDefault="00A03F85" w:rsidP="00D451A9">
      <w:pPr>
        <w:pStyle w:val="P-Regular"/>
      </w:pPr>
      <w:r w:rsidRPr="005B4073">
        <w:t xml:space="preserve">It looks like temperature in Celsius was the sole driver in this classification problem. With the outcome measure being </w:t>
      </w:r>
      <w:r w:rsidRPr="00D451A9">
        <w:rPr>
          <w:rStyle w:val="P-Code"/>
        </w:rPr>
        <w:t>rain (‘Rain’=1)</w:t>
      </w:r>
      <w:r w:rsidRPr="005B4073">
        <w:t xml:space="preserve"> or </w:t>
      </w:r>
      <w:r w:rsidRPr="00D451A9">
        <w:rPr>
          <w:rStyle w:val="P-Code"/>
        </w:rPr>
        <w:t>snow (‘Rain’=0)</w:t>
      </w:r>
      <w:r w:rsidRPr="005B4073">
        <w:t xml:space="preserve"> and the way in which decision trees make</w:t>
      </w:r>
      <w:r w:rsidR="00773F18" w:rsidRPr="005B4073">
        <w:t xml:space="preserve"> split</w:t>
      </w:r>
      <w:r w:rsidRPr="005B4073">
        <w:t xml:space="preserve"> decisions</w:t>
      </w:r>
      <w:r w:rsidR="0017617F" w:rsidRPr="005B4073">
        <w:t xml:space="preserve"> via “divide and conquer”</w:t>
      </w:r>
      <w:r w:rsidRPr="005B4073">
        <w:t>, it makes sense that the algorithm used temperature to determine if there was rainfall or snowfall at the time of measurement</w:t>
      </w:r>
      <w:r w:rsidR="00D85FD5" w:rsidRPr="005B4073">
        <w:t>. In the upcoming activity, we will evaluate how the model performed.</w:t>
      </w:r>
    </w:p>
    <w:p w14:paraId="1C2DBA67" w14:textId="77777777" w:rsidR="003E4301" w:rsidRPr="005B4073" w:rsidRDefault="003E4301" w:rsidP="00D451A9">
      <w:pPr>
        <w:pStyle w:val="H2-General"/>
      </w:pPr>
      <w:commentRangeStart w:id="460"/>
      <w:commentRangeStart w:id="461"/>
      <w:r w:rsidRPr="0064223B">
        <w:rPr>
          <w:iCs/>
          <w:rPrChange w:id="462" w:author="Aaron England" w:date="2019-05-08T22:51:00Z">
            <w:rPr>
              <w:iCs/>
            </w:rPr>
          </w:rPrChange>
        </w:rPr>
        <w:t xml:space="preserve">Activity 5: </w:t>
      </w:r>
      <w:r w:rsidR="00D75DC8" w:rsidRPr="0064223B">
        <w:rPr>
          <w:rPrChange w:id="463" w:author="Aaron England" w:date="2019-05-08T22:51:00Z">
            <w:rPr/>
          </w:rPrChange>
        </w:rPr>
        <w:t>Generating predictions and evaluating performance of decision tree classifier model</w:t>
      </w:r>
      <w:commentRangeEnd w:id="460"/>
      <w:r w:rsidR="007419A3" w:rsidRPr="0064223B">
        <w:rPr>
          <w:rStyle w:val="CommentReference"/>
          <w:color w:val="FF40FF"/>
          <w:rPrChange w:id="464" w:author="Aaron England" w:date="2019-05-08T22:51:00Z">
            <w:rPr>
              <w:rStyle w:val="CommentReference"/>
              <w:color w:val="FF40FF"/>
            </w:rPr>
          </w:rPrChange>
        </w:rPr>
        <w:commentReference w:id="460"/>
      </w:r>
      <w:commentRangeEnd w:id="461"/>
      <w:r w:rsidR="001E4DE9" w:rsidRPr="0064223B">
        <w:rPr>
          <w:rStyle w:val="CommentReference"/>
          <w:rFonts w:eastAsiaTheme="minorHAnsi" w:cstheme="minorBidi"/>
          <w:lang w:val="en-US"/>
          <w:rPrChange w:id="465" w:author="Aaron England" w:date="2019-05-08T22:51:00Z">
            <w:rPr>
              <w:rStyle w:val="CommentReference"/>
              <w:rFonts w:eastAsiaTheme="minorHAnsi" w:cstheme="minorBidi"/>
              <w:lang w:val="en-US"/>
            </w:rPr>
          </w:rPrChange>
        </w:rPr>
        <w:commentReference w:id="461"/>
      </w:r>
    </w:p>
    <w:p w14:paraId="2154BC64" w14:textId="516F69AC" w:rsidR="00D75DC8" w:rsidRPr="00671AAB" w:rsidRDefault="00671AAB" w:rsidP="00D451A9">
      <w:pPr>
        <w:pStyle w:val="SB-Sidebar"/>
      </w:pPr>
      <w:r>
        <w:t>Present</w:t>
      </w:r>
      <w:r w:rsidR="00D75DC8" w:rsidRPr="00671AAB">
        <w:t>: Generating predictions and evaluating performance of decision tree classifier model</w:t>
      </w:r>
    </w:p>
    <w:p w14:paraId="4ACBF9EE" w14:textId="33BF6333" w:rsidR="00D75DC8" w:rsidRDefault="00D75DC8" w:rsidP="00D451A9">
      <w:pPr>
        <w:pStyle w:val="P-Regular"/>
        <w:rPr>
          <w:ins w:id="466" w:author="Aaron England" w:date="2019-05-08T21:51:00Z"/>
        </w:rPr>
      </w:pPr>
      <w:r w:rsidRPr="005B4073">
        <w:t>We have generated predictions and evaluated model performance in previous exercises and activities. We will be taking the same approach in this activity to evaluate the performance of our tuned decision tree classifier model.</w:t>
      </w:r>
    </w:p>
    <w:p w14:paraId="42639972" w14:textId="77777777" w:rsidR="0010248F" w:rsidRDefault="0010248F" w:rsidP="0010248F">
      <w:pPr>
        <w:pStyle w:val="H3-Callout"/>
        <w:rPr>
          <w:ins w:id="467" w:author="Aaron England" w:date="2019-05-08T21:51:00Z"/>
        </w:rPr>
      </w:pPr>
      <w:ins w:id="468" w:author="Aaron England" w:date="2019-05-08T21:51:00Z">
        <w:r>
          <w:t>Note:</w:t>
        </w:r>
      </w:ins>
    </w:p>
    <w:p w14:paraId="504D5931" w14:textId="49830F28" w:rsidR="0010248F" w:rsidRPr="005B4073" w:rsidRDefault="0010248F" w:rsidP="003873D7">
      <w:pPr>
        <w:pStyle w:val="P-Callout"/>
        <w:pPrChange w:id="469" w:author="Aaron England" w:date="2019-05-08T21:51:00Z">
          <w:pPr>
            <w:pStyle w:val="P-Regular"/>
          </w:pPr>
        </w:pPrChange>
      </w:pPr>
      <w:ins w:id="470" w:author="Aaron England" w:date="2019-05-08T21:51:00Z">
        <w:r>
          <w:t>Continuing from Exercise 11</w:t>
        </w:r>
      </w:ins>
    </w:p>
    <w:p w14:paraId="0E4002BF" w14:textId="2932F3D5" w:rsidR="00D75DC8" w:rsidRPr="00671AAB" w:rsidRDefault="00DB7D97" w:rsidP="00D451A9">
      <w:pPr>
        <w:pStyle w:val="L-Numbers"/>
        <w:numPr>
          <w:ilvl w:val="0"/>
          <w:numId w:val="32"/>
        </w:numPr>
      </w:pPr>
      <w:r w:rsidRPr="00671AAB">
        <w:t>Generate predicted probabilities of rain</w:t>
      </w:r>
    </w:p>
    <w:p w14:paraId="48B60059" w14:textId="77777777" w:rsidR="00DB7D97" w:rsidRPr="00671AAB" w:rsidRDefault="00DB7D97" w:rsidP="00D451A9">
      <w:pPr>
        <w:pStyle w:val="L-Numbers"/>
      </w:pPr>
      <w:r w:rsidRPr="00671AAB">
        <w:t>Generate predicted classes of rain</w:t>
      </w:r>
    </w:p>
    <w:p w14:paraId="0938418F" w14:textId="77777777" w:rsidR="00DB7D97" w:rsidRPr="00671AAB" w:rsidRDefault="00DB7D97" w:rsidP="00D451A9">
      <w:pPr>
        <w:pStyle w:val="L-Numbers"/>
      </w:pPr>
      <w:r w:rsidRPr="00671AAB">
        <w:t>Generate and print a confusion matrix</w:t>
      </w:r>
    </w:p>
    <w:p w14:paraId="4B26D20E" w14:textId="3A35C1A7" w:rsidR="00DB7D97" w:rsidRPr="00671AAB" w:rsidRDefault="00DB7D97" w:rsidP="00D451A9">
      <w:pPr>
        <w:pStyle w:val="L-Numbers"/>
      </w:pPr>
      <w:r w:rsidRPr="00671AAB">
        <w:t>Print a classification report</w:t>
      </w:r>
    </w:p>
    <w:p w14:paraId="2B553B81" w14:textId="77777777" w:rsidR="00DB7D97" w:rsidRPr="00671AAB" w:rsidRDefault="00DB7D97" w:rsidP="00D451A9">
      <w:pPr>
        <w:pStyle w:val="P-Regular"/>
      </w:pPr>
      <w:r w:rsidRPr="00D451A9">
        <w:rPr>
          <w:rStyle w:val="P-Bold"/>
        </w:rPr>
        <w:t>Solution</w:t>
      </w:r>
      <w:r w:rsidRPr="00671AAB">
        <w:t>:</w:t>
      </w:r>
    </w:p>
    <w:p w14:paraId="75D5C864" w14:textId="77777777" w:rsidR="00671AAB" w:rsidRDefault="00D75DC8" w:rsidP="00D451A9">
      <w:pPr>
        <w:pStyle w:val="L-Numbers"/>
        <w:numPr>
          <w:ilvl w:val="0"/>
          <w:numId w:val="33"/>
        </w:numPr>
      </w:pPr>
      <w:r w:rsidRPr="005B4073">
        <w:t>Generate predicted probabilities of rain using</w:t>
      </w:r>
      <w:r w:rsidR="00671AAB">
        <w:t xml:space="preserve"> the following:</w:t>
      </w:r>
    </w:p>
    <w:p w14:paraId="30558009" w14:textId="1587EF8E" w:rsidR="00D75DC8" w:rsidRPr="005B4073" w:rsidRDefault="00D75DC8" w:rsidP="00D451A9">
      <w:pPr>
        <w:pStyle w:val="L-Source"/>
      </w:pPr>
      <w:proofErr w:type="spellStart"/>
      <w:r w:rsidRPr="005B4073">
        <w:t>predicted_prob</w:t>
      </w:r>
      <w:proofErr w:type="spellEnd"/>
      <w:r w:rsidRPr="005B4073">
        <w:t xml:space="preserve"> = </w:t>
      </w:r>
      <w:proofErr w:type="spellStart"/>
      <w:r w:rsidRPr="005B4073">
        <w:t>model.predict_</w:t>
      </w:r>
      <w:proofErr w:type="gramStart"/>
      <w:r w:rsidRPr="005B4073">
        <w:t>proba</w:t>
      </w:r>
      <w:proofErr w:type="spellEnd"/>
      <w:r w:rsidRPr="005B4073">
        <w:t>(</w:t>
      </w:r>
      <w:proofErr w:type="spellStart"/>
      <w:proofErr w:type="gramEnd"/>
      <w:r w:rsidRPr="005B4073">
        <w:t>X_test</w:t>
      </w:r>
      <w:ins w:id="471" w:author="Aaron England" w:date="2019-05-08T22:29:00Z">
        <w:r w:rsidR="00487261">
          <w:t>_scaled</w:t>
        </w:r>
      </w:ins>
      <w:proofErr w:type="spellEnd"/>
      <w:r w:rsidRPr="005B4073">
        <w:t>)[:,1]</w:t>
      </w:r>
    </w:p>
    <w:p w14:paraId="06AE5879" w14:textId="77777777" w:rsidR="00671AAB" w:rsidRDefault="00D75DC8" w:rsidP="00D451A9">
      <w:pPr>
        <w:pStyle w:val="L-Numbers"/>
      </w:pPr>
      <w:r w:rsidRPr="005B4073">
        <w:t>Generate predicted classes of rain using</w:t>
      </w:r>
      <w:r w:rsidR="00671AAB">
        <w:t xml:space="preserve"> the following:</w:t>
      </w:r>
    </w:p>
    <w:p w14:paraId="1AA42AEB" w14:textId="1FB59375" w:rsidR="00D75DC8" w:rsidRPr="005B4073" w:rsidRDefault="00D75DC8" w:rsidP="00D451A9">
      <w:pPr>
        <w:pStyle w:val="L-Source"/>
      </w:pPr>
      <w:proofErr w:type="spellStart"/>
      <w:r w:rsidRPr="005B4073">
        <w:t>predicted_class</w:t>
      </w:r>
      <w:proofErr w:type="spellEnd"/>
      <w:r w:rsidRPr="005B4073">
        <w:t xml:space="preserve"> = </w:t>
      </w:r>
      <w:proofErr w:type="spellStart"/>
      <w:proofErr w:type="gramStart"/>
      <w:r w:rsidRPr="005B4073">
        <w:t>model.predict</w:t>
      </w:r>
      <w:proofErr w:type="spellEnd"/>
      <w:r w:rsidRPr="005B4073">
        <w:t>(</w:t>
      </w:r>
      <w:proofErr w:type="spellStart"/>
      <w:proofErr w:type="gramEnd"/>
      <w:r w:rsidRPr="005B4073">
        <w:t>X_test</w:t>
      </w:r>
      <w:proofErr w:type="spellEnd"/>
      <w:r w:rsidRPr="005B4073">
        <w:t>)</w:t>
      </w:r>
    </w:p>
    <w:p w14:paraId="270F44FA" w14:textId="77777777" w:rsidR="00D75DC8" w:rsidRPr="005B4073" w:rsidDel="003873D7" w:rsidRDefault="00D75DC8" w:rsidP="00D451A9">
      <w:pPr>
        <w:pStyle w:val="L-Numbers"/>
        <w:rPr>
          <w:del w:id="472" w:author="Aaron England" w:date="2019-05-08T21:51:00Z"/>
        </w:rPr>
      </w:pPr>
      <w:r w:rsidRPr="005B4073">
        <w:t xml:space="preserve">Generate </w:t>
      </w:r>
      <w:r w:rsidR="00AE77B8" w:rsidRPr="005B4073">
        <w:t xml:space="preserve">and print </w:t>
      </w:r>
      <w:r w:rsidRPr="005B4073">
        <w:t>a confusion matrix with the code below:</w:t>
      </w:r>
    </w:p>
    <w:p w14:paraId="0FD5E8DD" w14:textId="77777777" w:rsidR="00D75DC8" w:rsidRPr="003873D7" w:rsidRDefault="00D75DC8" w:rsidP="00D75DC8">
      <w:pPr>
        <w:pStyle w:val="L-Numbers"/>
        <w:rPr>
          <w:szCs w:val="28"/>
          <w:rPrChange w:id="473" w:author="Aaron England" w:date="2019-05-08T21:51:00Z">
            <w:rPr/>
          </w:rPrChange>
        </w:rPr>
        <w:pPrChange w:id="474" w:author="Aaron England" w:date="2019-05-08T21:51:00Z">
          <w:pPr/>
        </w:pPrChange>
      </w:pPr>
    </w:p>
    <w:p w14:paraId="1C53290C" w14:textId="77777777" w:rsidR="00D75DC8" w:rsidRPr="005B4073" w:rsidRDefault="00D75DC8" w:rsidP="00D451A9">
      <w:pPr>
        <w:pStyle w:val="L-Source"/>
      </w:pPr>
      <w:proofErr w:type="gramStart"/>
      <w:r w:rsidRPr="005B4073">
        <w:t>from</w:t>
      </w:r>
      <w:proofErr w:type="gramEnd"/>
      <w:r w:rsidRPr="005B4073">
        <w:t xml:space="preserve"> </w:t>
      </w:r>
      <w:proofErr w:type="spellStart"/>
      <w:r w:rsidRPr="005B4073">
        <w:t>sklearn.metrics</w:t>
      </w:r>
      <w:proofErr w:type="spellEnd"/>
      <w:r w:rsidRPr="005B4073">
        <w:t xml:space="preserve"> import </w:t>
      </w:r>
      <w:proofErr w:type="spellStart"/>
      <w:r w:rsidRPr="005B4073">
        <w:t>confusion_matrix</w:t>
      </w:r>
      <w:proofErr w:type="spellEnd"/>
    </w:p>
    <w:p w14:paraId="3D5A8521" w14:textId="77777777" w:rsidR="00D75DC8" w:rsidRPr="005B4073" w:rsidRDefault="00D75DC8" w:rsidP="00D451A9">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54B21FAC" w14:textId="77777777" w:rsidR="00D75DC8" w:rsidRPr="005B4073" w:rsidRDefault="00D75DC8" w:rsidP="00D451A9">
      <w:pPr>
        <w:pStyle w:val="L-Source"/>
      </w:pPr>
      <w:r w:rsidRPr="005B4073">
        <w:t xml:space="preserve">cm = </w:t>
      </w:r>
      <w:proofErr w:type="spellStart"/>
      <w:proofErr w:type="gramStart"/>
      <w:r w:rsidRPr="005B4073">
        <w:t>pd.DataFrame</w:t>
      </w:r>
      <w:proofErr w:type="spellEnd"/>
      <w:r w:rsidRPr="005B4073">
        <w:t>(</w:t>
      </w:r>
      <w:proofErr w:type="spellStart"/>
      <w:proofErr w:type="gramEnd"/>
      <w:r w:rsidRPr="005B4073">
        <w:t>confusion_matrix</w:t>
      </w:r>
      <w:proofErr w:type="spellEnd"/>
      <w:r w:rsidRPr="005B4073">
        <w:t>(</w:t>
      </w:r>
      <w:proofErr w:type="spellStart"/>
      <w:r w:rsidRPr="005B4073">
        <w:t>y_test</w:t>
      </w:r>
      <w:proofErr w:type="spellEnd"/>
      <w:r w:rsidRPr="005B4073">
        <w:t xml:space="preserve">, </w:t>
      </w:r>
      <w:proofErr w:type="spellStart"/>
      <w:r w:rsidRPr="005B4073">
        <w:t>predicted_class</w:t>
      </w:r>
      <w:proofErr w:type="spellEnd"/>
      <w:r w:rsidRPr="005B4073">
        <w:t>))</w:t>
      </w:r>
    </w:p>
    <w:p w14:paraId="5075FDC6" w14:textId="77777777" w:rsidR="00D75DC8" w:rsidRPr="005B4073" w:rsidRDefault="00D75DC8" w:rsidP="00D451A9">
      <w:pPr>
        <w:pStyle w:val="L-Source"/>
      </w:pPr>
      <w:proofErr w:type="gramStart"/>
      <w:r w:rsidRPr="005B4073">
        <w:t>cm[</w:t>
      </w:r>
      <w:proofErr w:type="gramEnd"/>
      <w:r w:rsidRPr="005B4073">
        <w:t xml:space="preserve">'Total'] = </w:t>
      </w:r>
      <w:proofErr w:type="spellStart"/>
      <w:r w:rsidRPr="005B4073">
        <w:t>np.sum</w:t>
      </w:r>
      <w:proofErr w:type="spellEnd"/>
      <w:r w:rsidRPr="005B4073">
        <w:t>(cm, axis=1)</w:t>
      </w:r>
    </w:p>
    <w:p w14:paraId="59956B2C" w14:textId="77777777" w:rsidR="00D75DC8" w:rsidRPr="005B4073" w:rsidRDefault="00D75DC8" w:rsidP="00D451A9">
      <w:pPr>
        <w:pStyle w:val="L-Source"/>
      </w:pPr>
      <w:r w:rsidRPr="005B4073">
        <w:t xml:space="preserve">cm = </w:t>
      </w:r>
      <w:proofErr w:type="spellStart"/>
      <w:proofErr w:type="gramStart"/>
      <w:r w:rsidRPr="005B4073">
        <w:t>cm.append</w:t>
      </w:r>
      <w:proofErr w:type="spellEnd"/>
      <w:r w:rsidRPr="005B4073">
        <w:t>(</w:t>
      </w:r>
      <w:proofErr w:type="spellStart"/>
      <w:proofErr w:type="gramEnd"/>
      <w:r w:rsidRPr="005B4073">
        <w:t>np.sum</w:t>
      </w:r>
      <w:proofErr w:type="spellEnd"/>
      <w:r w:rsidRPr="005B4073">
        <w:t xml:space="preserve">(cm, axis=0), </w:t>
      </w:r>
      <w:proofErr w:type="spellStart"/>
      <w:r w:rsidRPr="005B4073">
        <w:t>ignore_index</w:t>
      </w:r>
      <w:proofErr w:type="spellEnd"/>
      <w:r w:rsidRPr="005B4073">
        <w:t>=True)</w:t>
      </w:r>
    </w:p>
    <w:p w14:paraId="543D5372" w14:textId="77777777" w:rsidR="00D75DC8" w:rsidRPr="005B4073" w:rsidRDefault="00D75DC8" w:rsidP="00D451A9">
      <w:pPr>
        <w:pStyle w:val="L-Source"/>
      </w:pPr>
      <w:proofErr w:type="spellStart"/>
      <w:r w:rsidRPr="005B4073">
        <w:t>cm.columns</w:t>
      </w:r>
      <w:proofErr w:type="spellEnd"/>
      <w:r w:rsidRPr="005B4073">
        <w:t xml:space="preserve"> = ['Predicted No', 'Predicted Yes', 'Total']</w:t>
      </w:r>
    </w:p>
    <w:p w14:paraId="4FB71BCC" w14:textId="77777777" w:rsidR="00D75DC8" w:rsidRPr="005B4073" w:rsidRDefault="00D75DC8" w:rsidP="00D451A9">
      <w:pPr>
        <w:pStyle w:val="L-Source"/>
      </w:pPr>
      <w:r w:rsidRPr="005B4073">
        <w:t xml:space="preserve">cm = </w:t>
      </w:r>
      <w:proofErr w:type="spellStart"/>
      <w:r w:rsidRPr="005B4073">
        <w:t>cm.set_</w:t>
      </w:r>
      <w:proofErr w:type="gramStart"/>
      <w:r w:rsidRPr="005B4073">
        <w:t>index</w:t>
      </w:r>
      <w:proofErr w:type="spellEnd"/>
      <w:r w:rsidRPr="005B4073">
        <w:t>(</w:t>
      </w:r>
      <w:proofErr w:type="gramEnd"/>
      <w:r w:rsidRPr="005B4073">
        <w:t>[['Actual No', 'Actual Yes', 'Total']])</w:t>
      </w:r>
    </w:p>
    <w:p w14:paraId="57DC9ED1" w14:textId="13E6A84D" w:rsidR="00783340" w:rsidRPr="005B4073" w:rsidRDefault="00D75DC8" w:rsidP="00D451A9">
      <w:pPr>
        <w:pStyle w:val="L-Source"/>
      </w:pPr>
      <w:proofErr w:type="gramStart"/>
      <w:r w:rsidRPr="005B4073">
        <w:t>print(</w:t>
      </w:r>
      <w:proofErr w:type="gramEnd"/>
      <w:r w:rsidRPr="005B4073">
        <w:t>cm)</w:t>
      </w:r>
    </w:p>
    <w:p w14:paraId="49DFE212" w14:textId="12D35FAD" w:rsidR="00783340" w:rsidRPr="005B4073" w:rsidRDefault="00783340" w:rsidP="00D451A9">
      <w:pPr>
        <w:pStyle w:val="L-Regular"/>
      </w:pPr>
      <w:r w:rsidRPr="005B4073">
        <w:t>Refer to the resultant output below:</w:t>
      </w:r>
    </w:p>
    <w:p w14:paraId="2CF0A242" w14:textId="77763029" w:rsidR="00783340" w:rsidRPr="005B4073" w:rsidRDefault="00783340" w:rsidP="00D451A9">
      <w:pPr>
        <w:pStyle w:val="IMG-Caption"/>
        <w:rPr>
          <w:szCs w:val="28"/>
        </w:rPr>
      </w:pPr>
      <w:del w:id="475" w:author="Aaron England" w:date="2019-05-08T22:50:00Z">
        <w:r w:rsidRPr="005B4073" w:rsidDel="00347FB4">
          <w:rPr>
            <w:noProof/>
            <w:lang w:val="en-US"/>
          </w:rPr>
          <w:drawing>
            <wp:inline distT="0" distB="0" distL="0" distR="0" wp14:anchorId="507E44A6" wp14:editId="30158388">
              <wp:extent cx="5943600" cy="3784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8460"/>
                      </a:xfrm>
                      <a:prstGeom prst="rect">
                        <a:avLst/>
                      </a:prstGeom>
                    </pic:spPr>
                  </pic:pic>
                </a:graphicData>
              </a:graphic>
            </wp:inline>
          </w:drawing>
        </w:r>
      </w:del>
      <w:ins w:id="476" w:author="Aaron England" w:date="2019-05-08T22:50:00Z">
        <w:r w:rsidR="00347FB4">
          <w:rPr>
            <w:noProof/>
          </w:rPr>
          <w:drawing>
            <wp:inline distT="0" distB="0" distL="0" distR="0" wp14:anchorId="0C227ACD" wp14:editId="63A5CCAA">
              <wp:extent cx="5943600" cy="4933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93395"/>
                      </a:xfrm>
                      <a:prstGeom prst="rect">
                        <a:avLst/>
                      </a:prstGeom>
                    </pic:spPr>
                  </pic:pic>
                </a:graphicData>
              </a:graphic>
            </wp:inline>
          </w:drawing>
        </w:r>
      </w:ins>
    </w:p>
    <w:p w14:paraId="1FDB0C0D" w14:textId="520A312F" w:rsidR="00D75DC8" w:rsidRPr="005B4073" w:rsidRDefault="00783340" w:rsidP="00D451A9">
      <w:pPr>
        <w:pStyle w:val="IMG-Caption"/>
      </w:pPr>
      <w:r w:rsidRPr="005B4073">
        <w:t>Figure 2.x: Confusion matrix from tuned decision tree classifier model</w:t>
      </w:r>
    </w:p>
    <w:p w14:paraId="4BCEE598" w14:textId="6C0DC0E6" w:rsidR="00D75DC8" w:rsidRPr="00BE2767" w:rsidRDefault="00D75DC8" w:rsidP="00D451A9">
      <w:pPr>
        <w:pStyle w:val="L-Numbers"/>
      </w:pPr>
      <w:r w:rsidRPr="005B4073">
        <w:t>Print a classification report as follows:</w:t>
      </w:r>
    </w:p>
    <w:p w14:paraId="5B4AD8F3" w14:textId="77777777" w:rsidR="00D75DC8" w:rsidRPr="005B4073" w:rsidRDefault="00D75DC8" w:rsidP="00D451A9">
      <w:pPr>
        <w:pStyle w:val="L-Source"/>
      </w:pPr>
      <w:proofErr w:type="gramStart"/>
      <w:r w:rsidRPr="005B4073">
        <w:t>from</w:t>
      </w:r>
      <w:proofErr w:type="gramEnd"/>
      <w:r w:rsidRPr="005B4073">
        <w:t xml:space="preserve"> </w:t>
      </w:r>
      <w:proofErr w:type="spellStart"/>
      <w:r w:rsidRPr="005B4073">
        <w:t>sklearn.metrics</w:t>
      </w:r>
      <w:proofErr w:type="spellEnd"/>
      <w:r w:rsidRPr="005B4073">
        <w:t xml:space="preserve"> import </w:t>
      </w:r>
      <w:proofErr w:type="spellStart"/>
      <w:r w:rsidRPr="005B4073">
        <w:t>classification_report</w:t>
      </w:r>
      <w:proofErr w:type="spellEnd"/>
    </w:p>
    <w:p w14:paraId="66279B97" w14:textId="66AE15D0" w:rsidR="00FD5FFA" w:rsidRPr="005B4073" w:rsidRDefault="00D75DC8" w:rsidP="00D451A9">
      <w:pPr>
        <w:pStyle w:val="L-Source"/>
      </w:pPr>
      <w:proofErr w:type="gramStart"/>
      <w:r w:rsidRPr="005B4073">
        <w:t>print(</w:t>
      </w:r>
      <w:proofErr w:type="spellStart"/>
      <w:proofErr w:type="gramEnd"/>
      <w:r w:rsidRPr="005B4073">
        <w:t>classification_report</w:t>
      </w:r>
      <w:proofErr w:type="spellEnd"/>
      <w:r w:rsidRPr="005B4073">
        <w:t>(</w:t>
      </w:r>
      <w:proofErr w:type="spellStart"/>
      <w:r w:rsidRPr="005B4073">
        <w:t>y_test</w:t>
      </w:r>
      <w:proofErr w:type="spellEnd"/>
      <w:r w:rsidRPr="005B4073">
        <w:t xml:space="preserve">, </w:t>
      </w:r>
      <w:proofErr w:type="spellStart"/>
      <w:r w:rsidRPr="005B4073">
        <w:t>predicted_class</w:t>
      </w:r>
      <w:proofErr w:type="spellEnd"/>
      <w:r w:rsidRPr="005B4073">
        <w:t>))</w:t>
      </w:r>
    </w:p>
    <w:p w14:paraId="561B3BE4" w14:textId="3F87B9E2" w:rsidR="00D75DC8" w:rsidRPr="005B4073" w:rsidRDefault="00FD5FFA" w:rsidP="00D451A9">
      <w:pPr>
        <w:pStyle w:val="L-Regular"/>
        <w:rPr>
          <w:iCs/>
        </w:rPr>
      </w:pPr>
      <w:r w:rsidRPr="005B4073">
        <w:t>Refer to the resultant output below:</w:t>
      </w:r>
    </w:p>
    <w:p w14:paraId="6DD57C48" w14:textId="287A574E" w:rsidR="008C0CE0" w:rsidRPr="005B4073" w:rsidRDefault="00FD5FFA" w:rsidP="00D451A9">
      <w:pPr>
        <w:pStyle w:val="IMG-Caption"/>
        <w:jc w:val="left"/>
        <w:rPr>
          <w:iCs/>
          <w:szCs w:val="24"/>
        </w:rPr>
      </w:pPr>
      <w:r w:rsidRPr="005B4073">
        <w:rPr>
          <w:iCs/>
          <w:szCs w:val="24"/>
        </w:rPr>
        <w:tab/>
      </w:r>
      <w:del w:id="477" w:author="Aaron England" w:date="2019-05-08T22:50:00Z">
        <w:r w:rsidRPr="00D451A9" w:rsidDel="00173989">
          <w:rPr>
            <w:noProof/>
            <w:lang w:val="en-US"/>
          </w:rPr>
          <w:drawing>
            <wp:inline distT="0" distB="0" distL="0" distR="0" wp14:anchorId="37E2BCD0" wp14:editId="4F515C63">
              <wp:extent cx="5943600" cy="7747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74700"/>
                      </a:xfrm>
                      <a:prstGeom prst="rect">
                        <a:avLst/>
                      </a:prstGeom>
                    </pic:spPr>
                  </pic:pic>
                </a:graphicData>
              </a:graphic>
            </wp:inline>
          </w:drawing>
        </w:r>
      </w:del>
      <w:ins w:id="478" w:author="Aaron England" w:date="2019-05-08T22:50:00Z">
        <w:r w:rsidR="00173989">
          <w:rPr>
            <w:noProof/>
          </w:rPr>
          <w:drawing>
            <wp:inline distT="0" distB="0" distL="0" distR="0" wp14:anchorId="78740CE5" wp14:editId="1F3803AA">
              <wp:extent cx="5943600" cy="10121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12190"/>
                      </a:xfrm>
                      <a:prstGeom prst="rect">
                        <a:avLst/>
                      </a:prstGeom>
                    </pic:spPr>
                  </pic:pic>
                </a:graphicData>
              </a:graphic>
            </wp:inline>
          </w:drawing>
        </w:r>
      </w:ins>
    </w:p>
    <w:p w14:paraId="56082EA3" w14:textId="54F2ED77" w:rsidR="00034003" w:rsidRPr="005B4073" w:rsidRDefault="00FD5FFA" w:rsidP="00D451A9">
      <w:pPr>
        <w:pStyle w:val="IMG-Caption"/>
      </w:pPr>
      <w:r w:rsidRPr="005B4073">
        <w:t>Figure 2.x: Classification report from tuned decision tree classifier model</w:t>
      </w:r>
    </w:p>
    <w:p w14:paraId="6888B3A0" w14:textId="032378C6" w:rsidR="002B1FB5" w:rsidRPr="005B4073" w:rsidRDefault="00034003" w:rsidP="00D451A9">
      <w:pPr>
        <w:pStyle w:val="P-Regular"/>
      </w:pPr>
      <w:r w:rsidRPr="005B4073">
        <w:t>By tuning a decision tree classifier model on our ‘</w:t>
      </w:r>
      <w:r w:rsidRPr="00D451A9">
        <w:rPr>
          <w:rStyle w:val="P-Code"/>
        </w:rPr>
        <w:t>weather.csv</w:t>
      </w:r>
      <w:r w:rsidRPr="005B4073">
        <w:t xml:space="preserve">’ dataset, we were able to predict rain (or snow) </w:t>
      </w:r>
      <w:ins w:id="479" w:author="Aaron England" w:date="2019-05-08T22:54:00Z">
        <w:r w:rsidR="0064223B">
          <w:t>fairly well</w:t>
        </w:r>
      </w:ins>
      <w:del w:id="480" w:author="Aaron England" w:date="2019-05-08T22:54:00Z">
        <w:r w:rsidRPr="005B4073" w:rsidDel="0064223B">
          <w:delText>almost perfectl</w:delText>
        </w:r>
        <w:r w:rsidRPr="005B4073" w:rsidDel="00867E1D">
          <w:delText>y</w:delText>
        </w:r>
      </w:del>
      <w:r w:rsidRPr="005B4073">
        <w:t xml:space="preserve">. We are able to see that the sole driving feature was temperature in </w:t>
      </w:r>
      <w:proofErr w:type="spellStart"/>
      <w:proofErr w:type="gramStart"/>
      <w:r w:rsidRPr="005B4073">
        <w:t>celsius</w:t>
      </w:r>
      <w:proofErr w:type="spellEnd"/>
      <w:proofErr w:type="gramEnd"/>
      <w:r w:rsidRPr="005B4073">
        <w:t xml:space="preserve">. This makes sense due to the way in which decision trees </w:t>
      </w:r>
      <w:r w:rsidR="00632DE6" w:rsidRPr="005B4073">
        <w:t>use recursive partitioning to make predictions.</w:t>
      </w:r>
      <w:r w:rsidR="002B1FB5" w:rsidRPr="005B4073">
        <w:t xml:space="preserve"> </w:t>
      </w:r>
    </w:p>
    <w:p w14:paraId="00706D15" w14:textId="75C155B9" w:rsidR="008C0CE0" w:rsidRPr="005B4073" w:rsidRDefault="002B1FB5" w:rsidP="00D451A9">
      <w:pPr>
        <w:pStyle w:val="P-Regular"/>
      </w:pPr>
      <w:r w:rsidRPr="005B4073">
        <w:t xml:space="preserve">Sometimes, after evaluation, a single model is a weak learner and does not perform well. </w:t>
      </w:r>
      <w:r w:rsidR="002E7174" w:rsidRPr="005B4073">
        <w:t xml:space="preserve">However, by combining weak learners, we create a stronger learner. The approach of combining numerous weak learners to create a stronger learner is </w:t>
      </w:r>
      <w:r w:rsidR="00FF697F" w:rsidRPr="005B4073">
        <w:t>termed ensemble. Random forest models combine numerous decision tree models to create a stronger, ensemble model</w:t>
      </w:r>
      <w:r w:rsidR="0091677A" w:rsidRPr="005B4073">
        <w:t>. R</w:t>
      </w:r>
      <w:r w:rsidR="0078757F" w:rsidRPr="005B4073">
        <w:t>andom forests can be used for classification or regression problems.</w:t>
      </w:r>
    </w:p>
    <w:p w14:paraId="7415607E" w14:textId="77777777" w:rsidR="00A05BC2" w:rsidRPr="005B4073" w:rsidRDefault="00A05BC2" w:rsidP="00D451A9">
      <w:pPr>
        <w:pStyle w:val="H1-Topic"/>
      </w:pPr>
      <w:r w:rsidRPr="005B4073">
        <w:t>Random forests</w:t>
      </w:r>
    </w:p>
    <w:p w14:paraId="7323C5DF" w14:textId="77777777" w:rsidR="00DB7D97" w:rsidRPr="00031614" w:rsidRDefault="004104CC" w:rsidP="00D451A9">
      <w:pPr>
        <w:pStyle w:val="SB-Sidebar"/>
      </w:pPr>
      <w:r w:rsidRPr="00031614">
        <w:t>Present x: Random forests</w:t>
      </w:r>
    </w:p>
    <w:p w14:paraId="26AE7A82" w14:textId="1AC3F166" w:rsidR="004D4BB3" w:rsidRPr="005B4073" w:rsidRDefault="0057491C" w:rsidP="00D451A9">
      <w:pPr>
        <w:pStyle w:val="P-Regular"/>
        <w:rPr>
          <w:szCs w:val="24"/>
        </w:rPr>
      </w:pPr>
      <w:r w:rsidRPr="005B4073">
        <w:t>As briefly mentioned above, random forests are ensembles of decision trees that can be used to solve classification or regression problems. Random forests use a small portion of the data</w:t>
      </w:r>
      <w:r w:rsidR="001277FD" w:rsidRPr="005B4073">
        <w:t xml:space="preserve"> to fit each tree</w:t>
      </w:r>
      <w:r w:rsidRPr="005B4073">
        <w:t>, so t</w:t>
      </w:r>
      <w:r w:rsidR="00717B17" w:rsidRPr="005B4073">
        <w:t xml:space="preserve">hey can handle very </w:t>
      </w:r>
      <w:r w:rsidR="00717B17" w:rsidRPr="00AD2E02">
        <w:rPr>
          <w:rPrChange w:id="481" w:author="Aaron England" w:date="2019-05-08T23:14:00Z">
            <w:rPr/>
          </w:rPrChange>
        </w:rPr>
        <w:t>large data sets, and they are less prone to the “</w:t>
      </w:r>
      <w:commentRangeStart w:id="482"/>
      <w:commentRangeStart w:id="483"/>
      <w:r w:rsidR="00717B17" w:rsidRPr="00AD2E02">
        <w:rPr>
          <w:rPrChange w:id="484" w:author="Aaron England" w:date="2019-05-08T23:14:00Z">
            <w:rPr/>
          </w:rPrChange>
        </w:rPr>
        <w:t>curse of dimensionality</w:t>
      </w:r>
      <w:commentRangeEnd w:id="482"/>
      <w:r w:rsidR="00A30C60" w:rsidRPr="00AD2E02">
        <w:rPr>
          <w:rStyle w:val="CommentReference"/>
          <w:color w:val="FF40FF"/>
          <w:rPrChange w:id="485" w:author="Aaron England" w:date="2019-05-08T23:14:00Z">
            <w:rPr>
              <w:rStyle w:val="CommentReference"/>
              <w:color w:val="FF40FF"/>
            </w:rPr>
          </w:rPrChange>
        </w:rPr>
        <w:commentReference w:id="482"/>
      </w:r>
      <w:commentRangeEnd w:id="483"/>
      <w:r w:rsidR="00AF58AD">
        <w:rPr>
          <w:rStyle w:val="CommentReference"/>
          <w:rFonts w:eastAsiaTheme="minorHAnsi" w:cstheme="minorBidi"/>
          <w:lang w:val="en-US"/>
        </w:rPr>
        <w:commentReference w:id="483"/>
      </w:r>
      <w:r w:rsidR="00717B17" w:rsidRPr="00AD2E02">
        <w:rPr>
          <w:rPrChange w:id="486" w:author="Aaron England" w:date="2019-05-08T23:14:00Z">
            <w:rPr/>
          </w:rPrChange>
        </w:rPr>
        <w:t xml:space="preserve">” </w:t>
      </w:r>
      <w:r w:rsidR="00CC3824" w:rsidRPr="00AD2E02">
        <w:rPr>
          <w:rPrChange w:id="487" w:author="Aaron England" w:date="2019-05-08T23:14:00Z">
            <w:rPr/>
          </w:rPrChange>
        </w:rPr>
        <w:t>relative to</w:t>
      </w:r>
      <w:r w:rsidR="00717B17" w:rsidRPr="00AD2E02">
        <w:rPr>
          <w:rPrChange w:id="488" w:author="Aaron England" w:date="2019-05-08T23:14:00Z">
            <w:rPr/>
          </w:rPrChange>
        </w:rPr>
        <w:t xml:space="preserve"> other algorithms. </w:t>
      </w:r>
      <w:ins w:id="489" w:author="Aaron England" w:date="2019-05-07T07:11:00Z">
        <w:r w:rsidR="00883FC9" w:rsidRPr="00AD2E02">
          <w:rPr>
            <w:rPrChange w:id="490" w:author="Aaron England" w:date="2019-05-08T23:14:00Z">
              <w:rPr/>
            </w:rPrChange>
          </w:rPr>
          <w:t>The curse of dimensionality is</w:t>
        </w:r>
      </w:ins>
      <w:ins w:id="491" w:author="Aaron England" w:date="2019-05-08T23:14:00Z">
        <w:r w:rsidR="00AD2E02" w:rsidRPr="00AD2E02">
          <w:rPr>
            <w:rPrChange w:id="492" w:author="Aaron England" w:date="2019-05-08T23:14:00Z">
              <w:rPr>
                <w:highlight w:val="green"/>
              </w:rPr>
            </w:rPrChange>
          </w:rPr>
          <w:t xml:space="preserve"> a situation in which too many features in the data actually diminishes the performance of the model</w:t>
        </w:r>
        <w:r w:rsidR="00AD2E02" w:rsidRPr="00AD2E02">
          <w:rPr>
            <w:rPrChange w:id="493" w:author="Aaron England" w:date="2019-05-08T23:14:00Z">
              <w:rPr/>
            </w:rPrChange>
          </w:rPr>
          <w:t>.</w:t>
        </w:r>
      </w:ins>
      <w:ins w:id="494" w:author="Aaron England" w:date="2019-05-07T07:11:00Z">
        <w:r w:rsidR="00883FC9" w:rsidRPr="00AD2E02">
          <w:rPr>
            <w:rPrChange w:id="495" w:author="Aaron England" w:date="2019-05-08T23:14:00Z">
              <w:rPr/>
            </w:rPrChange>
          </w:rPr>
          <w:t xml:space="preserve"> </w:t>
        </w:r>
      </w:ins>
      <w:r w:rsidR="001277FD" w:rsidRPr="00AD2E02">
        <w:rPr>
          <w:rPrChange w:id="496" w:author="Aaron England" w:date="2019-05-08T23:14:00Z">
            <w:rPr/>
          </w:rPrChange>
        </w:rPr>
        <w:t>Predictions</w:t>
      </w:r>
      <w:r w:rsidR="001277FD" w:rsidRPr="005B4073">
        <w:t xml:space="preserve"> of </w:t>
      </w:r>
      <w:r w:rsidR="000D1459" w:rsidRPr="005B4073">
        <w:t xml:space="preserve">the random forest </w:t>
      </w:r>
      <w:r w:rsidR="001277FD" w:rsidRPr="005B4073">
        <w:t xml:space="preserve">are then </w:t>
      </w:r>
      <w:r w:rsidR="000D1459" w:rsidRPr="005B4073">
        <w:t>determined by combining the predictions of each tree. Like SVM, random forests are a black box with inputs and outputs</w:t>
      </w:r>
      <w:r w:rsidR="00AE571B" w:rsidRPr="005B4073">
        <w:t xml:space="preserve"> which</w:t>
      </w:r>
      <w:r w:rsidR="000D1459" w:rsidRPr="005B4073">
        <w:t xml:space="preserve"> cannot be interpreted.</w:t>
      </w:r>
    </w:p>
    <w:p w14:paraId="75F7FA4E" w14:textId="6F949B9A" w:rsidR="00292B8A" w:rsidRPr="005B4073" w:rsidRDefault="001D3B1D" w:rsidP="00D451A9">
      <w:pPr>
        <w:pStyle w:val="P-Regular"/>
      </w:pPr>
      <w:r w:rsidRPr="005B4073">
        <w:rPr>
          <w:szCs w:val="24"/>
        </w:rPr>
        <w:t xml:space="preserve">In the upcoming exercises and activities, we will </w:t>
      </w:r>
      <w:ins w:id="497" w:author="Aaron England" w:date="2019-05-08T23:12:00Z">
        <w:r w:rsidR="00BB65F5">
          <w:rPr>
            <w:szCs w:val="24"/>
          </w:rPr>
          <w:t>tune and fit</w:t>
        </w:r>
      </w:ins>
      <w:del w:id="498" w:author="Aaron England" w:date="2019-05-08T23:13:00Z">
        <w:r w:rsidRPr="005B4073" w:rsidDel="00BB65F5">
          <w:rPr>
            <w:szCs w:val="24"/>
          </w:rPr>
          <w:delText>scale our features and tune</w:delText>
        </w:r>
      </w:del>
      <w:r w:rsidRPr="005B4073">
        <w:rPr>
          <w:szCs w:val="24"/>
        </w:rPr>
        <w:t xml:space="preserve"> a random forest </w:t>
      </w:r>
      <w:proofErr w:type="spellStart"/>
      <w:r w:rsidRPr="005B4073">
        <w:rPr>
          <w:szCs w:val="24"/>
        </w:rPr>
        <w:t>regressor</w:t>
      </w:r>
      <w:proofErr w:type="spellEnd"/>
      <w:ins w:id="499" w:author="Aaron England" w:date="2019-05-08T23:13:00Z">
        <w:r w:rsidR="00BB65F5">
          <w:rPr>
            <w:szCs w:val="24"/>
          </w:rPr>
          <w:t xml:space="preserve"> using grid search</w:t>
        </w:r>
      </w:ins>
      <w:del w:id="500" w:author="Aaron England" w:date="2019-05-08T23:13:00Z">
        <w:r w:rsidRPr="005B4073" w:rsidDel="00BB65F5">
          <w:rPr>
            <w:szCs w:val="24"/>
          </w:rPr>
          <w:delText xml:space="preserve"> in a pipeline</w:delText>
        </w:r>
      </w:del>
      <w:r w:rsidRPr="005B4073">
        <w:rPr>
          <w:szCs w:val="24"/>
        </w:rPr>
        <w:t xml:space="preserve"> to predict temperature in Celsius. Then we will evaluate the performance of the model much like we did in Exercise 3 and Activity 1.</w:t>
      </w:r>
    </w:p>
    <w:p w14:paraId="454A6EFB" w14:textId="554A118D" w:rsidR="00292B8A" w:rsidRPr="005B4073" w:rsidRDefault="00292B8A" w:rsidP="00D451A9">
      <w:pPr>
        <w:pStyle w:val="H2-General"/>
      </w:pPr>
      <w:r w:rsidRPr="005B4073">
        <w:t xml:space="preserve">Exercise 12: Preparing data for random forest </w:t>
      </w:r>
      <w:proofErr w:type="spellStart"/>
      <w:r w:rsidRPr="005B4073">
        <w:t>regressor</w:t>
      </w:r>
      <w:proofErr w:type="spellEnd"/>
      <w:del w:id="501" w:author="Aaron England" w:date="2019-05-08T22:54:00Z">
        <w:r w:rsidRPr="005B4073" w:rsidDel="008F4052">
          <w:delText xml:space="preserve"> pipeline</w:delText>
        </w:r>
      </w:del>
    </w:p>
    <w:p w14:paraId="53907BB5" w14:textId="5ADBFC9A" w:rsidR="00292B8A" w:rsidRPr="00EA4F45" w:rsidRDefault="00EA4F45" w:rsidP="00D451A9">
      <w:pPr>
        <w:pStyle w:val="SB-Sidebar"/>
      </w:pPr>
      <w:r>
        <w:t>Pre</w:t>
      </w:r>
      <w:r w:rsidR="00AE6E1A" w:rsidRPr="00EA4F45">
        <w:t>:</w:t>
      </w:r>
      <w:r w:rsidR="00292B8A" w:rsidRPr="00EA4F45">
        <w:t xml:space="preserve"> Preparing data for random forest </w:t>
      </w:r>
      <w:proofErr w:type="spellStart"/>
      <w:r w:rsidR="00292B8A" w:rsidRPr="00EA4F45">
        <w:t>regressor</w:t>
      </w:r>
      <w:proofErr w:type="spellEnd"/>
      <w:del w:id="502" w:author="Aaron England" w:date="2019-05-08T22:56:00Z">
        <w:r w:rsidR="00292B8A" w:rsidRPr="00EA4F45" w:rsidDel="008F4052">
          <w:delText xml:space="preserve"> pipeline</w:delText>
        </w:r>
      </w:del>
    </w:p>
    <w:p w14:paraId="761AA727" w14:textId="10DE9C8C" w:rsidR="00A5136B" w:rsidRPr="005B4073" w:rsidRDefault="00A63D4F" w:rsidP="00D451A9">
      <w:pPr>
        <w:pStyle w:val="P-Regular"/>
      </w:pPr>
      <w:r w:rsidRPr="005B4073">
        <w:t xml:space="preserve">First, we will prepare the data for the </w:t>
      </w:r>
      <w:ins w:id="503" w:author="Aaron England" w:date="2019-05-08T22:56:00Z">
        <w:r w:rsidR="00A4530F">
          <w:t xml:space="preserve">random forest </w:t>
        </w:r>
        <w:proofErr w:type="spellStart"/>
        <w:r w:rsidR="00A4530F">
          <w:t>regressor</w:t>
        </w:r>
      </w:ins>
      <w:proofErr w:type="spellEnd"/>
      <w:del w:id="504" w:author="Aaron England" w:date="2019-05-08T22:57:00Z">
        <w:r w:rsidRPr="005B4073" w:rsidDel="00A4530F">
          <w:delText>pipeline</w:delText>
        </w:r>
      </w:del>
      <w:r w:rsidR="00D42785" w:rsidRPr="005B4073">
        <w:t xml:space="preserve"> with ‘</w:t>
      </w:r>
      <w:proofErr w:type="spellStart"/>
      <w:r w:rsidR="00D42785" w:rsidRPr="00D451A9">
        <w:rPr>
          <w:rStyle w:val="P-Code"/>
        </w:rPr>
        <w:t>Temperature_c</w:t>
      </w:r>
      <w:proofErr w:type="spellEnd"/>
      <w:r w:rsidR="00D42785" w:rsidRPr="005B4073">
        <w:t>’ as the dependent variable</w:t>
      </w:r>
      <w:r w:rsidRPr="005B4073">
        <w:t xml:space="preserve"> just as we did in</w:t>
      </w:r>
      <w:r w:rsidR="00D42785" w:rsidRPr="005B4073">
        <w:t xml:space="preserve"> </w:t>
      </w:r>
      <w:r w:rsidR="00D42785" w:rsidRPr="00D451A9">
        <w:rPr>
          <w:rStyle w:val="P-Italics"/>
        </w:rPr>
        <w:t>Exercise 1</w:t>
      </w:r>
    </w:p>
    <w:p w14:paraId="3BFF9EEC" w14:textId="12A908FC" w:rsidR="003A6019" w:rsidRPr="00EA4F45" w:rsidRDefault="003A6019" w:rsidP="00D451A9">
      <w:pPr>
        <w:pStyle w:val="L-Numbers"/>
        <w:numPr>
          <w:ilvl w:val="0"/>
          <w:numId w:val="34"/>
        </w:numPr>
      </w:pPr>
      <w:r w:rsidRPr="005B4073">
        <w:t xml:space="preserve">Import ‘weather.csv’ and save it as </w:t>
      </w:r>
      <w:proofErr w:type="spellStart"/>
      <w:r w:rsidRPr="005B4073">
        <w:t>df</w:t>
      </w:r>
      <w:proofErr w:type="spellEnd"/>
      <w:r w:rsidRPr="005B4073">
        <w:t xml:space="preserve"> using the following code:</w:t>
      </w:r>
    </w:p>
    <w:p w14:paraId="5880854C" w14:textId="77777777" w:rsidR="003A6019" w:rsidRPr="005B4073" w:rsidRDefault="003A6019" w:rsidP="00D451A9">
      <w:pPr>
        <w:pStyle w:val="L-Source"/>
      </w:pPr>
      <w:proofErr w:type="gramStart"/>
      <w:r w:rsidRPr="005B4073">
        <w:t>import</w:t>
      </w:r>
      <w:proofErr w:type="gramEnd"/>
      <w:r w:rsidRPr="005B4073">
        <w:t xml:space="preserve"> pandas as </w:t>
      </w:r>
      <w:proofErr w:type="spellStart"/>
      <w:r w:rsidRPr="005B4073">
        <w:t>pd</w:t>
      </w:r>
      <w:proofErr w:type="spellEnd"/>
    </w:p>
    <w:p w14:paraId="25B4C7B8" w14:textId="79CA646A" w:rsidR="003A6019" w:rsidRPr="005B4073" w:rsidRDefault="003A6019" w:rsidP="00D451A9">
      <w:pPr>
        <w:pStyle w:val="L-Source"/>
      </w:pPr>
      <w:proofErr w:type="spellStart"/>
      <w:proofErr w:type="gramStart"/>
      <w:r w:rsidRPr="005B4073">
        <w:t>df</w:t>
      </w:r>
      <w:proofErr w:type="spellEnd"/>
      <w:proofErr w:type="gramEnd"/>
      <w:r w:rsidRPr="005B4073">
        <w:t xml:space="preserve"> = </w:t>
      </w:r>
      <w:proofErr w:type="spellStart"/>
      <w:r w:rsidRPr="005B4073">
        <w:t>pd.read_csv</w:t>
      </w:r>
      <w:proofErr w:type="spellEnd"/>
      <w:r w:rsidRPr="005B4073">
        <w:t>('weather.csv')</w:t>
      </w:r>
    </w:p>
    <w:p w14:paraId="010A8529" w14:textId="647B318A" w:rsidR="003A6019" w:rsidRPr="00EA4F45" w:rsidRDefault="003A6019" w:rsidP="00D451A9">
      <w:pPr>
        <w:pStyle w:val="L-Numbers"/>
      </w:pPr>
      <w:r w:rsidRPr="005B4073">
        <w:t>Dummy code the categorical variables as follows:</w:t>
      </w:r>
    </w:p>
    <w:p w14:paraId="0BA31C69" w14:textId="77777777" w:rsidR="003A6019" w:rsidRPr="005B4073" w:rsidRDefault="003A6019" w:rsidP="00D451A9">
      <w:pPr>
        <w:pStyle w:val="L-Source"/>
      </w:pPr>
      <w:proofErr w:type="gramStart"/>
      <w:r w:rsidRPr="005B4073">
        <w:t>import</w:t>
      </w:r>
      <w:proofErr w:type="gramEnd"/>
      <w:r w:rsidRPr="005B4073">
        <w:t xml:space="preserve"> pandas as </w:t>
      </w:r>
      <w:proofErr w:type="spellStart"/>
      <w:r w:rsidRPr="005B4073">
        <w:t>pd</w:t>
      </w:r>
      <w:proofErr w:type="spellEnd"/>
    </w:p>
    <w:p w14:paraId="21C6A7E2" w14:textId="65285EDC" w:rsidR="003A6019" w:rsidRPr="005B4073" w:rsidRDefault="003A6019" w:rsidP="00D451A9">
      <w:pPr>
        <w:pStyle w:val="L-Source"/>
      </w:pPr>
      <w:proofErr w:type="spellStart"/>
      <w:r w:rsidRPr="005B4073">
        <w:t>df_dummies</w:t>
      </w:r>
      <w:proofErr w:type="spellEnd"/>
      <w:r w:rsidRPr="005B4073">
        <w:t xml:space="preserve"> = </w:t>
      </w:r>
      <w:proofErr w:type="spellStart"/>
      <w:r w:rsidRPr="005B4073">
        <w:t>pd.get_</w:t>
      </w:r>
      <w:proofErr w:type="gramStart"/>
      <w:r w:rsidRPr="005B4073">
        <w:t>dummies</w:t>
      </w:r>
      <w:proofErr w:type="spellEnd"/>
      <w:r w:rsidRPr="005B4073">
        <w:t>(</w:t>
      </w:r>
      <w:proofErr w:type="spellStart"/>
      <w:proofErr w:type="gramEnd"/>
      <w:r w:rsidRPr="005B4073">
        <w:t>df</w:t>
      </w:r>
      <w:proofErr w:type="spellEnd"/>
      <w:r w:rsidRPr="005B4073">
        <w:t xml:space="preserve">, </w:t>
      </w:r>
      <w:proofErr w:type="spellStart"/>
      <w:r w:rsidRPr="005B4073">
        <w:t>drop_first</w:t>
      </w:r>
      <w:proofErr w:type="spellEnd"/>
      <w:r w:rsidRPr="005B4073">
        <w:t>=True)</w:t>
      </w:r>
    </w:p>
    <w:p w14:paraId="2E1541A3" w14:textId="58CC150F" w:rsidR="001324CD" w:rsidRPr="00EA4F45" w:rsidRDefault="001324CD" w:rsidP="00D451A9">
      <w:pPr>
        <w:pStyle w:val="L-Numbers"/>
      </w:pPr>
      <w:r w:rsidRPr="005B4073">
        <w:t xml:space="preserve">Remove any possible ordering effects by shuffling </w:t>
      </w:r>
      <w:proofErr w:type="spellStart"/>
      <w:r w:rsidR="003A6019" w:rsidRPr="005B4073">
        <w:t>df_dummies</w:t>
      </w:r>
      <w:proofErr w:type="spellEnd"/>
      <w:r w:rsidRPr="005B4073">
        <w:t xml:space="preserve"> using the code below:</w:t>
      </w:r>
    </w:p>
    <w:p w14:paraId="0083E63B" w14:textId="77777777" w:rsidR="003A6019" w:rsidRPr="005B4073" w:rsidRDefault="003A6019" w:rsidP="00D451A9">
      <w:pPr>
        <w:pStyle w:val="L-Source"/>
      </w:pPr>
      <w:proofErr w:type="gramStart"/>
      <w:r w:rsidRPr="005B4073">
        <w:t>from</w:t>
      </w:r>
      <w:proofErr w:type="gramEnd"/>
      <w:r w:rsidRPr="005B4073">
        <w:t xml:space="preserve"> </w:t>
      </w:r>
      <w:proofErr w:type="spellStart"/>
      <w:r w:rsidRPr="005B4073">
        <w:t>sklearn.utils</w:t>
      </w:r>
      <w:proofErr w:type="spellEnd"/>
      <w:r w:rsidRPr="005B4073">
        <w:t xml:space="preserve"> import shuffle</w:t>
      </w:r>
    </w:p>
    <w:p w14:paraId="072CF0B3" w14:textId="2850B2F2" w:rsidR="003A6019" w:rsidRPr="005B4073" w:rsidRDefault="003A6019" w:rsidP="00D451A9">
      <w:pPr>
        <w:pStyle w:val="L-Source"/>
      </w:pPr>
      <w:proofErr w:type="spellStart"/>
      <w:r w:rsidRPr="005B4073">
        <w:t>df_shuffled</w:t>
      </w:r>
      <w:proofErr w:type="spellEnd"/>
      <w:r w:rsidRPr="005B4073">
        <w:t xml:space="preserve"> = </w:t>
      </w:r>
      <w:proofErr w:type="gramStart"/>
      <w:r w:rsidRPr="005B4073">
        <w:t>shuffle(</w:t>
      </w:r>
      <w:proofErr w:type="spellStart"/>
      <w:proofErr w:type="gramEnd"/>
      <w:r w:rsidRPr="005B4073">
        <w:t>df_dummies</w:t>
      </w:r>
      <w:proofErr w:type="spellEnd"/>
      <w:r w:rsidRPr="005B4073">
        <w:t xml:space="preserve">, </w:t>
      </w:r>
      <w:proofErr w:type="spellStart"/>
      <w:r w:rsidRPr="005B4073">
        <w:t>random_state</w:t>
      </w:r>
      <w:proofErr w:type="spellEnd"/>
      <w:r w:rsidRPr="005B4073">
        <w:t>=42)</w:t>
      </w:r>
    </w:p>
    <w:p w14:paraId="3773520B" w14:textId="3AEDC73B" w:rsidR="00A40370" w:rsidRPr="00EA4F45" w:rsidRDefault="00F41DCC" w:rsidP="00D451A9">
      <w:pPr>
        <w:pStyle w:val="L-Numbers"/>
      </w:pPr>
      <w:r w:rsidRPr="005B4073">
        <w:t>S</w:t>
      </w:r>
      <w:r w:rsidR="003A6019" w:rsidRPr="005B4073">
        <w:t xml:space="preserve">plit </w:t>
      </w:r>
      <w:proofErr w:type="spellStart"/>
      <w:r w:rsidR="003A6019" w:rsidRPr="005B4073">
        <w:t>df_shuffled</w:t>
      </w:r>
      <w:proofErr w:type="spellEnd"/>
      <w:r w:rsidR="003A6019" w:rsidRPr="005B4073">
        <w:t xml:space="preserve"> into X and y</w:t>
      </w:r>
      <w:r w:rsidR="00A40370" w:rsidRPr="005B4073">
        <w:t xml:space="preserve"> using the following code:</w:t>
      </w:r>
    </w:p>
    <w:p w14:paraId="5E1F3B86" w14:textId="77777777" w:rsidR="003A6019" w:rsidRPr="005B4073" w:rsidRDefault="00A40370" w:rsidP="00D451A9">
      <w:pPr>
        <w:pStyle w:val="L-Source"/>
      </w:pPr>
      <w:r w:rsidRPr="005B4073">
        <w:t>DV = '</w:t>
      </w:r>
      <w:proofErr w:type="spellStart"/>
      <w:r w:rsidRPr="005B4073">
        <w:t>Temperature_c</w:t>
      </w:r>
      <w:proofErr w:type="spellEnd"/>
      <w:r w:rsidRPr="005B4073">
        <w:t>'</w:t>
      </w:r>
    </w:p>
    <w:p w14:paraId="6F3B611D" w14:textId="77777777" w:rsidR="003A6019" w:rsidRPr="005B4073" w:rsidRDefault="003A6019" w:rsidP="00D451A9">
      <w:pPr>
        <w:pStyle w:val="L-Source"/>
      </w:pPr>
      <w:r w:rsidRPr="005B4073">
        <w:t>X =</w:t>
      </w:r>
      <w:r w:rsidR="00A40370" w:rsidRPr="005B4073">
        <w:t xml:space="preserve"> </w:t>
      </w:r>
      <w:proofErr w:type="spellStart"/>
      <w:r w:rsidR="00A40370" w:rsidRPr="005B4073">
        <w:t>df_</w:t>
      </w:r>
      <w:proofErr w:type="gramStart"/>
      <w:r w:rsidR="00A40370" w:rsidRPr="005B4073">
        <w:t>shuffled.drop</w:t>
      </w:r>
      <w:proofErr w:type="spellEnd"/>
      <w:r w:rsidR="00A40370" w:rsidRPr="005B4073">
        <w:t>(</w:t>
      </w:r>
      <w:proofErr w:type="gramEnd"/>
      <w:r w:rsidR="00A40370" w:rsidRPr="005B4073">
        <w:t>DV, axis=1)</w:t>
      </w:r>
    </w:p>
    <w:p w14:paraId="0BEB0634" w14:textId="4F00E9B1" w:rsidR="003A6019" w:rsidRPr="005B4073" w:rsidRDefault="001A186B" w:rsidP="00D451A9">
      <w:pPr>
        <w:pStyle w:val="L-Source"/>
      </w:pPr>
      <w:r w:rsidRPr="005B4073">
        <w:t xml:space="preserve">y = </w:t>
      </w:r>
      <w:proofErr w:type="spellStart"/>
      <w:r w:rsidRPr="005B4073">
        <w:t>df_</w:t>
      </w:r>
      <w:proofErr w:type="gramStart"/>
      <w:r w:rsidRPr="005B4073">
        <w:t>shuffled</w:t>
      </w:r>
      <w:proofErr w:type="spellEnd"/>
      <w:r w:rsidRPr="005B4073">
        <w:t>[</w:t>
      </w:r>
      <w:proofErr w:type="gramEnd"/>
      <w:r w:rsidRPr="005B4073">
        <w:t>DV]</w:t>
      </w:r>
    </w:p>
    <w:p w14:paraId="584160C6" w14:textId="7111FB2C" w:rsidR="00A40370" w:rsidRPr="00EA4F45" w:rsidRDefault="00A40370" w:rsidP="00D451A9">
      <w:pPr>
        <w:pStyle w:val="L-Numbers"/>
      </w:pPr>
      <w:r w:rsidRPr="005B4073">
        <w:t>S</w:t>
      </w:r>
      <w:r w:rsidR="003A6019" w:rsidRPr="005B4073">
        <w:t>plit X and y into testing and training data</w:t>
      </w:r>
      <w:r w:rsidRPr="005B4073">
        <w:t xml:space="preserve"> as follows:</w:t>
      </w:r>
    </w:p>
    <w:p w14:paraId="5F2A610C" w14:textId="77777777" w:rsidR="003A6019" w:rsidRPr="005B4073" w:rsidRDefault="003A6019" w:rsidP="00D451A9">
      <w:pPr>
        <w:pStyle w:val="L-Source"/>
      </w:pPr>
      <w:proofErr w:type="gramStart"/>
      <w:r w:rsidRPr="005B4073">
        <w:t>from</w:t>
      </w:r>
      <w:proofErr w:type="gramEnd"/>
      <w:r w:rsidRPr="005B4073">
        <w:t xml:space="preserve"> </w:t>
      </w:r>
      <w:proofErr w:type="spellStart"/>
      <w:r w:rsidRPr="005B4073">
        <w:t>sklearn.model_selection</w:t>
      </w:r>
      <w:proofErr w:type="spellEnd"/>
      <w:r w:rsidRPr="005B4073">
        <w:t xml:space="preserve"> import </w:t>
      </w:r>
      <w:proofErr w:type="spellStart"/>
      <w:r w:rsidRPr="005B4073">
        <w:t>train_test_split</w:t>
      </w:r>
      <w:proofErr w:type="spellEnd"/>
    </w:p>
    <w:p w14:paraId="7EE7D66F" w14:textId="47286F9D" w:rsidR="00536F91" w:rsidRDefault="003A6019" w:rsidP="00D451A9">
      <w:pPr>
        <w:pStyle w:val="L-Source"/>
        <w:rPr>
          <w:ins w:id="505" w:author="Aaron England" w:date="2019-05-08T22:57:00Z"/>
        </w:rPr>
      </w:pPr>
      <w:proofErr w:type="spellStart"/>
      <w:r w:rsidRPr="005B4073">
        <w:t>X_train</w:t>
      </w:r>
      <w:proofErr w:type="spellEnd"/>
      <w:r w:rsidRPr="005B4073">
        <w:t xml:space="preserve">, </w:t>
      </w:r>
      <w:proofErr w:type="spellStart"/>
      <w:r w:rsidRPr="005B4073">
        <w:t>X_test</w:t>
      </w:r>
      <w:proofErr w:type="spellEnd"/>
      <w:r w:rsidRPr="005B4073">
        <w:t xml:space="preserve">, </w:t>
      </w:r>
      <w:proofErr w:type="spellStart"/>
      <w:r w:rsidRPr="005B4073">
        <w:t>y_train</w:t>
      </w:r>
      <w:proofErr w:type="spellEnd"/>
      <w:r w:rsidRPr="005B4073">
        <w:t xml:space="preserve">, </w:t>
      </w:r>
      <w:proofErr w:type="spellStart"/>
      <w:r w:rsidRPr="005B4073">
        <w:t>y_test</w:t>
      </w:r>
      <w:proofErr w:type="spellEnd"/>
      <w:r w:rsidRPr="005B4073">
        <w:t xml:space="preserve"> = </w:t>
      </w:r>
      <w:proofErr w:type="spellStart"/>
      <w:r w:rsidRPr="005B4073">
        <w:t>train_test_split</w:t>
      </w:r>
      <w:proofErr w:type="spellEnd"/>
      <w:r w:rsidRPr="005B4073">
        <w:t xml:space="preserve">(X, y, </w:t>
      </w:r>
      <w:proofErr w:type="spellStart"/>
      <w:r w:rsidRPr="005B4073">
        <w:t>test_size</w:t>
      </w:r>
      <w:proofErr w:type="spellEnd"/>
      <w:r w:rsidRPr="005B4073">
        <w:t xml:space="preserve">=0.33, </w:t>
      </w:r>
      <w:proofErr w:type="spellStart"/>
      <w:r w:rsidRPr="005B4073">
        <w:t>random_state</w:t>
      </w:r>
      <w:proofErr w:type="spellEnd"/>
      <w:r w:rsidRPr="005B4073">
        <w:t>=42)</w:t>
      </w:r>
    </w:p>
    <w:p w14:paraId="754EC22F" w14:textId="5B562BFB" w:rsidR="00A4530F" w:rsidRDefault="00A4530F" w:rsidP="00A4530F">
      <w:pPr>
        <w:pStyle w:val="L-Numbers"/>
        <w:rPr>
          <w:ins w:id="506" w:author="Aaron England" w:date="2019-05-08T22:59:00Z"/>
        </w:rPr>
        <w:pPrChange w:id="507" w:author="Aaron England" w:date="2019-05-08T22:57:00Z">
          <w:pPr>
            <w:pStyle w:val="L-Source"/>
          </w:pPr>
        </w:pPrChange>
      </w:pPr>
      <w:ins w:id="508" w:author="Aaron England" w:date="2019-05-08T22:59:00Z">
        <w:r>
          <w:t xml:space="preserve">Scale </w:t>
        </w:r>
        <w:proofErr w:type="spellStart"/>
        <w:r>
          <w:t>X_train</w:t>
        </w:r>
        <w:proofErr w:type="spellEnd"/>
        <w:r>
          <w:t xml:space="preserve"> and </w:t>
        </w:r>
        <w:proofErr w:type="spellStart"/>
        <w:r>
          <w:t>X_test</w:t>
        </w:r>
        <w:proofErr w:type="spellEnd"/>
        <w:r>
          <w:t xml:space="preserve"> using the code below:</w:t>
        </w:r>
      </w:ins>
    </w:p>
    <w:p w14:paraId="7F9E0328" w14:textId="77777777" w:rsidR="00A4530F" w:rsidRDefault="00A4530F" w:rsidP="00A4530F">
      <w:pPr>
        <w:pStyle w:val="L-Numbers"/>
        <w:numPr>
          <w:ilvl w:val="0"/>
          <w:numId w:val="0"/>
        </w:numPr>
        <w:ind w:left="717"/>
        <w:rPr>
          <w:ins w:id="509" w:author="Aaron England" w:date="2019-05-08T22:59:00Z"/>
        </w:rPr>
        <w:pPrChange w:id="510" w:author="Aaron England" w:date="2019-05-08T22:59:00Z">
          <w:pPr>
            <w:pStyle w:val="L-Numbers"/>
          </w:pPr>
        </w:pPrChange>
      </w:pPr>
    </w:p>
    <w:p w14:paraId="74E2278B" w14:textId="577A0851" w:rsidR="00A4530F" w:rsidRPr="00F770F4" w:rsidRDefault="00A4530F" w:rsidP="00A4530F">
      <w:pPr>
        <w:pStyle w:val="L-Numbers"/>
        <w:numPr>
          <w:ilvl w:val="0"/>
          <w:numId w:val="0"/>
        </w:numPr>
        <w:ind w:left="717"/>
        <w:rPr>
          <w:ins w:id="511" w:author="Aaron England" w:date="2019-05-08T22:59:00Z"/>
          <w:rFonts w:ascii="Lucida Console" w:hAnsi="Lucida Console"/>
          <w:rPrChange w:id="512" w:author="Aaron England" w:date="2019-05-08T23:19:00Z">
            <w:rPr>
              <w:ins w:id="513" w:author="Aaron England" w:date="2019-05-08T22:59:00Z"/>
            </w:rPr>
          </w:rPrChange>
        </w:rPr>
        <w:pPrChange w:id="514" w:author="Aaron England" w:date="2019-05-08T22:59:00Z">
          <w:pPr>
            <w:pStyle w:val="L-Numbers"/>
          </w:pPr>
        </w:pPrChange>
      </w:pPr>
      <w:proofErr w:type="gramStart"/>
      <w:ins w:id="515" w:author="Aaron England" w:date="2019-05-08T22:59:00Z">
        <w:r w:rsidRPr="00F770F4">
          <w:rPr>
            <w:rFonts w:ascii="Lucida Console" w:hAnsi="Lucida Console"/>
            <w:rPrChange w:id="516" w:author="Aaron England" w:date="2019-05-08T23:19:00Z">
              <w:rPr/>
            </w:rPrChange>
          </w:rPr>
          <w:t>from</w:t>
        </w:r>
        <w:proofErr w:type="gramEnd"/>
        <w:r w:rsidRPr="00F770F4">
          <w:rPr>
            <w:rFonts w:ascii="Lucida Console" w:hAnsi="Lucida Console"/>
            <w:rPrChange w:id="517" w:author="Aaron England" w:date="2019-05-08T23:19:00Z">
              <w:rPr/>
            </w:rPrChange>
          </w:rPr>
          <w:t xml:space="preserve"> </w:t>
        </w:r>
        <w:proofErr w:type="spellStart"/>
        <w:r w:rsidRPr="00F770F4">
          <w:rPr>
            <w:rFonts w:ascii="Lucida Console" w:hAnsi="Lucida Console"/>
            <w:rPrChange w:id="518" w:author="Aaron England" w:date="2019-05-08T23:19:00Z">
              <w:rPr/>
            </w:rPrChange>
          </w:rPr>
          <w:t>sklearn.preprocessing</w:t>
        </w:r>
        <w:proofErr w:type="spellEnd"/>
        <w:r w:rsidRPr="00F770F4">
          <w:rPr>
            <w:rFonts w:ascii="Lucida Console" w:hAnsi="Lucida Console"/>
            <w:rPrChange w:id="519" w:author="Aaron England" w:date="2019-05-08T23:19:00Z">
              <w:rPr/>
            </w:rPrChange>
          </w:rPr>
          <w:t xml:space="preserve"> import </w:t>
        </w:r>
        <w:proofErr w:type="spellStart"/>
        <w:r w:rsidRPr="00F770F4">
          <w:rPr>
            <w:rFonts w:ascii="Lucida Console" w:hAnsi="Lucida Console"/>
            <w:rPrChange w:id="520" w:author="Aaron England" w:date="2019-05-08T23:19:00Z">
              <w:rPr/>
            </w:rPrChange>
          </w:rPr>
          <w:t>StandardScaler</w:t>
        </w:r>
        <w:proofErr w:type="spellEnd"/>
      </w:ins>
    </w:p>
    <w:p w14:paraId="2313E999" w14:textId="77777777" w:rsidR="00A4530F" w:rsidRPr="00F770F4" w:rsidRDefault="00A4530F" w:rsidP="00A4530F">
      <w:pPr>
        <w:pStyle w:val="L-Numbers"/>
        <w:numPr>
          <w:ilvl w:val="0"/>
          <w:numId w:val="0"/>
        </w:numPr>
        <w:ind w:left="717"/>
        <w:rPr>
          <w:ins w:id="521" w:author="Aaron England" w:date="2019-05-08T22:59:00Z"/>
          <w:rFonts w:ascii="Lucida Console" w:hAnsi="Lucida Console"/>
          <w:rPrChange w:id="522" w:author="Aaron England" w:date="2019-05-08T23:19:00Z">
            <w:rPr>
              <w:ins w:id="523" w:author="Aaron England" w:date="2019-05-08T22:59:00Z"/>
            </w:rPr>
          </w:rPrChange>
        </w:rPr>
        <w:pPrChange w:id="524" w:author="Aaron England" w:date="2019-05-08T22:59:00Z">
          <w:pPr>
            <w:pStyle w:val="L-Numbers"/>
          </w:pPr>
        </w:pPrChange>
      </w:pPr>
      <w:proofErr w:type="gramStart"/>
      <w:ins w:id="525" w:author="Aaron England" w:date="2019-05-08T22:59:00Z">
        <w:r w:rsidRPr="00F770F4">
          <w:rPr>
            <w:rFonts w:ascii="Lucida Console" w:hAnsi="Lucida Console"/>
            <w:rPrChange w:id="526" w:author="Aaron England" w:date="2019-05-08T23:19:00Z">
              <w:rPr/>
            </w:rPrChange>
          </w:rPr>
          <w:t>model</w:t>
        </w:r>
        <w:proofErr w:type="gramEnd"/>
        <w:r w:rsidRPr="00F770F4">
          <w:rPr>
            <w:rFonts w:ascii="Lucida Console" w:hAnsi="Lucida Console"/>
            <w:rPrChange w:id="527" w:author="Aaron England" w:date="2019-05-08T23:19:00Z">
              <w:rPr/>
            </w:rPrChange>
          </w:rPr>
          <w:t xml:space="preserve"> = </w:t>
        </w:r>
        <w:proofErr w:type="spellStart"/>
        <w:r w:rsidRPr="00F770F4">
          <w:rPr>
            <w:rFonts w:ascii="Lucida Console" w:hAnsi="Lucida Console"/>
            <w:rPrChange w:id="528" w:author="Aaron England" w:date="2019-05-08T23:19:00Z">
              <w:rPr/>
            </w:rPrChange>
          </w:rPr>
          <w:t>StandardScaler</w:t>
        </w:r>
        <w:proofErr w:type="spellEnd"/>
        <w:r w:rsidRPr="00F770F4">
          <w:rPr>
            <w:rFonts w:ascii="Lucida Console" w:hAnsi="Lucida Console"/>
            <w:rPrChange w:id="529" w:author="Aaron England" w:date="2019-05-08T23:19:00Z">
              <w:rPr/>
            </w:rPrChange>
          </w:rPr>
          <w:t>()</w:t>
        </w:r>
      </w:ins>
    </w:p>
    <w:p w14:paraId="4DF54DDA" w14:textId="77777777" w:rsidR="00A4530F" w:rsidRPr="00F770F4" w:rsidRDefault="00A4530F" w:rsidP="00A4530F">
      <w:pPr>
        <w:pStyle w:val="L-Numbers"/>
        <w:numPr>
          <w:ilvl w:val="0"/>
          <w:numId w:val="0"/>
        </w:numPr>
        <w:ind w:left="717"/>
        <w:rPr>
          <w:ins w:id="530" w:author="Aaron England" w:date="2019-05-08T22:59:00Z"/>
          <w:rFonts w:ascii="Lucida Console" w:hAnsi="Lucida Console"/>
          <w:rPrChange w:id="531" w:author="Aaron England" w:date="2019-05-08T23:19:00Z">
            <w:rPr>
              <w:ins w:id="532" w:author="Aaron England" w:date="2019-05-08T22:59:00Z"/>
            </w:rPr>
          </w:rPrChange>
        </w:rPr>
        <w:pPrChange w:id="533" w:author="Aaron England" w:date="2019-05-08T22:59:00Z">
          <w:pPr>
            <w:pStyle w:val="L-Numbers"/>
          </w:pPr>
        </w:pPrChange>
      </w:pPr>
      <w:proofErr w:type="spellStart"/>
      <w:ins w:id="534" w:author="Aaron England" w:date="2019-05-08T22:59:00Z">
        <w:r w:rsidRPr="00F770F4">
          <w:rPr>
            <w:rFonts w:ascii="Lucida Console" w:hAnsi="Lucida Console"/>
            <w:rPrChange w:id="535" w:author="Aaron England" w:date="2019-05-08T23:19:00Z">
              <w:rPr/>
            </w:rPrChange>
          </w:rPr>
          <w:t>X_train_scaled</w:t>
        </w:r>
        <w:proofErr w:type="spellEnd"/>
        <w:r w:rsidRPr="00F770F4">
          <w:rPr>
            <w:rFonts w:ascii="Lucida Console" w:hAnsi="Lucida Console"/>
            <w:rPrChange w:id="536" w:author="Aaron England" w:date="2019-05-08T23:19:00Z">
              <w:rPr/>
            </w:rPrChange>
          </w:rPr>
          <w:t xml:space="preserve"> = </w:t>
        </w:r>
        <w:proofErr w:type="spellStart"/>
        <w:r w:rsidRPr="00F770F4">
          <w:rPr>
            <w:rFonts w:ascii="Lucida Console" w:hAnsi="Lucida Console"/>
            <w:rPrChange w:id="537" w:author="Aaron England" w:date="2019-05-08T23:19:00Z">
              <w:rPr/>
            </w:rPrChange>
          </w:rPr>
          <w:t>model.fit_</w:t>
        </w:r>
        <w:proofErr w:type="gramStart"/>
        <w:r w:rsidRPr="00F770F4">
          <w:rPr>
            <w:rFonts w:ascii="Lucida Console" w:hAnsi="Lucida Console"/>
            <w:rPrChange w:id="538" w:author="Aaron England" w:date="2019-05-08T23:19:00Z">
              <w:rPr/>
            </w:rPrChange>
          </w:rPr>
          <w:t>transform</w:t>
        </w:r>
        <w:proofErr w:type="spellEnd"/>
        <w:r w:rsidRPr="00F770F4">
          <w:rPr>
            <w:rFonts w:ascii="Lucida Console" w:hAnsi="Lucida Console"/>
            <w:rPrChange w:id="539" w:author="Aaron England" w:date="2019-05-08T23:19:00Z">
              <w:rPr/>
            </w:rPrChange>
          </w:rPr>
          <w:t>(</w:t>
        </w:r>
        <w:proofErr w:type="spellStart"/>
        <w:proofErr w:type="gramEnd"/>
        <w:r w:rsidRPr="00F770F4">
          <w:rPr>
            <w:rFonts w:ascii="Lucida Console" w:hAnsi="Lucida Console"/>
            <w:rPrChange w:id="540" w:author="Aaron England" w:date="2019-05-08T23:19:00Z">
              <w:rPr/>
            </w:rPrChange>
          </w:rPr>
          <w:t>X_train</w:t>
        </w:r>
        <w:proofErr w:type="spellEnd"/>
        <w:r w:rsidRPr="00F770F4">
          <w:rPr>
            <w:rFonts w:ascii="Lucida Console" w:hAnsi="Lucida Console"/>
            <w:rPrChange w:id="541" w:author="Aaron England" w:date="2019-05-08T23:19:00Z">
              <w:rPr/>
            </w:rPrChange>
          </w:rPr>
          <w:t>)</w:t>
        </w:r>
      </w:ins>
    </w:p>
    <w:p w14:paraId="13E22204" w14:textId="56B871AC" w:rsidR="00A4530F" w:rsidRPr="00F770F4" w:rsidRDefault="00A4530F" w:rsidP="00A4530F">
      <w:pPr>
        <w:pStyle w:val="L-Numbers"/>
        <w:numPr>
          <w:ilvl w:val="0"/>
          <w:numId w:val="0"/>
        </w:numPr>
        <w:ind w:left="717"/>
        <w:rPr>
          <w:rFonts w:ascii="Lucida Console" w:hAnsi="Lucida Console"/>
          <w:rPrChange w:id="542" w:author="Aaron England" w:date="2019-05-08T23:19:00Z">
            <w:rPr/>
          </w:rPrChange>
        </w:rPr>
        <w:pPrChange w:id="543" w:author="Aaron England" w:date="2019-05-08T22:59:00Z">
          <w:pPr>
            <w:pStyle w:val="L-Source"/>
          </w:pPr>
        </w:pPrChange>
      </w:pPr>
      <w:proofErr w:type="spellStart"/>
      <w:ins w:id="544" w:author="Aaron England" w:date="2019-05-08T22:59:00Z">
        <w:r w:rsidRPr="00F770F4">
          <w:rPr>
            <w:rFonts w:ascii="Lucida Console" w:hAnsi="Lucida Console"/>
            <w:rPrChange w:id="545" w:author="Aaron England" w:date="2019-05-08T23:19:00Z">
              <w:rPr/>
            </w:rPrChange>
          </w:rPr>
          <w:t>X_test_scaled</w:t>
        </w:r>
        <w:proofErr w:type="spellEnd"/>
        <w:r w:rsidRPr="00F770F4">
          <w:rPr>
            <w:rFonts w:ascii="Lucida Console" w:hAnsi="Lucida Console"/>
            <w:rPrChange w:id="546" w:author="Aaron England" w:date="2019-05-08T23:19:00Z">
              <w:rPr/>
            </w:rPrChange>
          </w:rPr>
          <w:t xml:space="preserve"> = </w:t>
        </w:r>
        <w:proofErr w:type="spellStart"/>
        <w:r w:rsidRPr="00F770F4">
          <w:rPr>
            <w:rFonts w:ascii="Lucida Console" w:hAnsi="Lucida Console"/>
            <w:rPrChange w:id="547" w:author="Aaron England" w:date="2019-05-08T23:19:00Z">
              <w:rPr/>
            </w:rPrChange>
          </w:rPr>
          <w:t>model.fit_</w:t>
        </w:r>
        <w:proofErr w:type="gramStart"/>
        <w:r w:rsidRPr="00F770F4">
          <w:rPr>
            <w:rFonts w:ascii="Lucida Console" w:hAnsi="Lucida Console"/>
            <w:rPrChange w:id="548" w:author="Aaron England" w:date="2019-05-08T23:19:00Z">
              <w:rPr/>
            </w:rPrChange>
          </w:rPr>
          <w:t>transform</w:t>
        </w:r>
        <w:proofErr w:type="spellEnd"/>
        <w:r w:rsidRPr="00F770F4">
          <w:rPr>
            <w:rFonts w:ascii="Lucida Console" w:hAnsi="Lucida Console"/>
            <w:rPrChange w:id="549" w:author="Aaron England" w:date="2019-05-08T23:19:00Z">
              <w:rPr/>
            </w:rPrChange>
          </w:rPr>
          <w:t>(</w:t>
        </w:r>
        <w:proofErr w:type="spellStart"/>
        <w:proofErr w:type="gramEnd"/>
        <w:r w:rsidRPr="00F770F4">
          <w:rPr>
            <w:rFonts w:ascii="Lucida Console" w:hAnsi="Lucida Console"/>
            <w:rPrChange w:id="550" w:author="Aaron England" w:date="2019-05-08T23:19:00Z">
              <w:rPr/>
            </w:rPrChange>
          </w:rPr>
          <w:t>X_test</w:t>
        </w:r>
        <w:proofErr w:type="spellEnd"/>
        <w:r w:rsidRPr="00F770F4">
          <w:rPr>
            <w:rFonts w:ascii="Lucida Console" w:hAnsi="Lucida Console"/>
            <w:rPrChange w:id="551" w:author="Aaron England" w:date="2019-05-08T23:19:00Z">
              <w:rPr/>
            </w:rPrChange>
          </w:rPr>
          <w:t>)</w:t>
        </w:r>
      </w:ins>
    </w:p>
    <w:p w14:paraId="52746719" w14:textId="32893764" w:rsidR="00E84818" w:rsidRPr="005B4073" w:rsidRDefault="00536F91" w:rsidP="00D451A9">
      <w:pPr>
        <w:pStyle w:val="P-Regular"/>
      </w:pPr>
      <w:r w:rsidRPr="005B4073">
        <w:t xml:space="preserve">Now that we have imported, shuffled, separated our data into features (X) and dependent variable (y), </w:t>
      </w:r>
      <w:del w:id="552" w:author="Aaron England" w:date="2019-05-08T22:59:00Z">
        <w:r w:rsidRPr="005B4073" w:rsidDel="005E44F3">
          <w:delText xml:space="preserve">and </w:delText>
        </w:r>
      </w:del>
      <w:r w:rsidRPr="005B4073">
        <w:t>split X and y into testing and training data</w:t>
      </w:r>
      <w:ins w:id="553" w:author="Aaron England" w:date="2019-05-08T22:59:00Z">
        <w:r w:rsidR="005E44F3">
          <w:t xml:space="preserve">, and scaled </w:t>
        </w:r>
        <w:proofErr w:type="spellStart"/>
        <w:r w:rsidR="005E44F3">
          <w:t>X_train</w:t>
        </w:r>
        <w:proofErr w:type="spellEnd"/>
        <w:r w:rsidR="005E44F3">
          <w:t xml:space="preserve"> and </w:t>
        </w:r>
        <w:proofErr w:type="spellStart"/>
        <w:r w:rsidR="005E44F3">
          <w:t>X_test</w:t>
        </w:r>
      </w:ins>
      <w:proofErr w:type="spellEnd"/>
      <w:del w:id="554" w:author="Aaron England" w:date="2019-05-08T23:00:00Z">
        <w:r w:rsidRPr="005B4073" w:rsidDel="005E44F3">
          <w:delText xml:space="preserve"> we will scale X and</w:delText>
        </w:r>
      </w:del>
      <w:ins w:id="555" w:author="Aaron England" w:date="2019-05-08T23:00:00Z">
        <w:r w:rsidR="005E44F3">
          <w:t>, we will</w:t>
        </w:r>
      </w:ins>
      <w:r w:rsidRPr="005B4073">
        <w:t xml:space="preserve"> tune a random forest </w:t>
      </w:r>
      <w:proofErr w:type="spellStart"/>
      <w:r w:rsidRPr="005B4073">
        <w:t>regressor</w:t>
      </w:r>
      <w:proofErr w:type="spellEnd"/>
      <w:r w:rsidRPr="005B4073">
        <w:t xml:space="preserve"> model</w:t>
      </w:r>
      <w:ins w:id="556" w:author="Aaron England" w:date="2019-05-08T23:00:00Z">
        <w:r w:rsidR="005E44F3">
          <w:t xml:space="preserve"> using a grid search</w:t>
        </w:r>
      </w:ins>
      <w:del w:id="557" w:author="Aaron England" w:date="2019-05-08T23:00:00Z">
        <w:r w:rsidRPr="005B4073" w:rsidDel="005E44F3">
          <w:delText xml:space="preserve"> in a pipeline</w:delText>
        </w:r>
      </w:del>
      <w:r w:rsidRPr="005B4073">
        <w:t>.</w:t>
      </w:r>
    </w:p>
    <w:p w14:paraId="56A414EE" w14:textId="5594AA34" w:rsidR="00540ECC" w:rsidRPr="00E12192" w:rsidRDefault="00540ECC" w:rsidP="00D451A9">
      <w:pPr>
        <w:pStyle w:val="SB-Sidebar"/>
      </w:pPr>
      <w:r w:rsidRPr="00D451A9">
        <w:t>Discuss:</w:t>
      </w:r>
      <w:r w:rsidRPr="00E12192">
        <w:t xml:space="preserve"> If there is a value in the test data larger than any value seen in the training data, how would a random forest handle that value as opposed to linear regression?</w:t>
      </w:r>
    </w:p>
    <w:p w14:paraId="6FC3C90C" w14:textId="77777777" w:rsidR="00540ECC" w:rsidRPr="00E12192" w:rsidRDefault="00540ECC" w:rsidP="00D451A9">
      <w:pPr>
        <w:pStyle w:val="P-Regular"/>
      </w:pPr>
      <w:r w:rsidRPr="00D451A9">
        <w:t>Answer</w:t>
      </w:r>
      <w:r w:rsidRPr="00E12192">
        <w:t>: Since linear regression returns a coefficient it will attempt to extrapolate out to the large value. A random forest, on the other hand, would place it in a bin with smaller values.</w:t>
      </w:r>
    </w:p>
    <w:p w14:paraId="4504C25A" w14:textId="77777777" w:rsidR="00540ECC" w:rsidRPr="005B4073" w:rsidDel="002B212D" w:rsidRDefault="00540ECC" w:rsidP="00536F91">
      <w:pPr>
        <w:rPr>
          <w:del w:id="558" w:author="Aaron England" w:date="2019-05-08T21:51:00Z"/>
          <w:iCs/>
        </w:rPr>
      </w:pPr>
    </w:p>
    <w:p w14:paraId="62A0CD3C" w14:textId="1EE4DC26" w:rsidR="00540ECC" w:rsidRPr="005B4073" w:rsidDel="009E5B9B" w:rsidRDefault="00540ECC" w:rsidP="00536F91">
      <w:pPr>
        <w:rPr>
          <w:del w:id="559" w:author="Aaron England" w:date="2019-05-08T21:52:00Z"/>
          <w:iCs/>
        </w:rPr>
      </w:pPr>
    </w:p>
    <w:p w14:paraId="4DEE6F22" w14:textId="763CB478" w:rsidR="00E84818" w:rsidRPr="00E12192" w:rsidRDefault="00E84818" w:rsidP="00D451A9">
      <w:pPr>
        <w:pStyle w:val="H2-General"/>
      </w:pPr>
      <w:r w:rsidRPr="00E12192">
        <w:t xml:space="preserve">Activity 6: </w:t>
      </w:r>
      <w:ins w:id="560" w:author="Aaron England" w:date="2019-05-08T23:00:00Z">
        <w:r w:rsidR="00826132">
          <w:t>T</w:t>
        </w:r>
      </w:ins>
      <w:del w:id="561" w:author="Aaron England" w:date="2019-05-08T23:00:00Z">
        <w:r w:rsidRPr="00E12192" w:rsidDel="00826132">
          <w:delText>Scaling features and t</w:delText>
        </w:r>
      </w:del>
      <w:r w:rsidRPr="00E12192">
        <w:t xml:space="preserve">uning a random forest </w:t>
      </w:r>
      <w:proofErr w:type="spellStart"/>
      <w:r w:rsidRPr="00E12192">
        <w:t>regressor</w:t>
      </w:r>
      <w:proofErr w:type="spellEnd"/>
      <w:del w:id="562" w:author="Aaron England" w:date="2019-05-08T23:03:00Z">
        <w:r w:rsidRPr="00E12192" w:rsidDel="000318E6">
          <w:delText xml:space="preserve"> in a</w:delText>
        </w:r>
      </w:del>
      <w:del w:id="563" w:author="Aaron England" w:date="2019-05-08T23:00:00Z">
        <w:r w:rsidRPr="00E12192" w:rsidDel="00826132">
          <w:delText xml:space="preserve"> pipeline</w:delText>
        </w:r>
      </w:del>
    </w:p>
    <w:p w14:paraId="4F2A3A40" w14:textId="467CF354" w:rsidR="009544E8" w:rsidRPr="00E12192" w:rsidRDefault="00E12192" w:rsidP="00D451A9">
      <w:pPr>
        <w:pStyle w:val="SB-Sidebar"/>
      </w:pPr>
      <w:r>
        <w:t>Present</w:t>
      </w:r>
      <w:r w:rsidR="009544E8" w:rsidRPr="00E12192">
        <w:t xml:space="preserve">: </w:t>
      </w:r>
      <w:ins w:id="564" w:author="Aaron England" w:date="2019-05-08T23:01:00Z">
        <w:r w:rsidR="001624D2">
          <w:t>T</w:t>
        </w:r>
      </w:ins>
      <w:del w:id="565" w:author="Aaron England" w:date="2019-05-08T23:01:00Z">
        <w:r w:rsidR="009544E8" w:rsidRPr="00E12192" w:rsidDel="001624D2">
          <w:delText>Scaling features and t</w:delText>
        </w:r>
      </w:del>
      <w:r w:rsidR="009544E8" w:rsidRPr="00E12192">
        <w:t xml:space="preserve">uning a random forest </w:t>
      </w:r>
      <w:proofErr w:type="spellStart"/>
      <w:r w:rsidR="009544E8" w:rsidRPr="00E12192">
        <w:t>regressor</w:t>
      </w:r>
      <w:proofErr w:type="spellEnd"/>
      <w:del w:id="566" w:author="Aaron England" w:date="2019-05-08T23:03:00Z">
        <w:r w:rsidR="009544E8" w:rsidRPr="00E12192" w:rsidDel="000318E6">
          <w:delText xml:space="preserve"> in a</w:delText>
        </w:r>
      </w:del>
      <w:del w:id="567" w:author="Aaron England" w:date="2019-05-08T23:01:00Z">
        <w:r w:rsidR="009544E8" w:rsidRPr="00E12192" w:rsidDel="001624D2">
          <w:delText xml:space="preserve"> pipeline</w:delText>
        </w:r>
      </w:del>
    </w:p>
    <w:p w14:paraId="6380A94F" w14:textId="0D9F269E" w:rsidR="008C1331" w:rsidRDefault="000F5638" w:rsidP="00D451A9">
      <w:pPr>
        <w:pStyle w:val="P-Regular"/>
        <w:rPr>
          <w:ins w:id="568" w:author="Aaron England" w:date="2019-05-08T21:51:00Z"/>
        </w:rPr>
      </w:pPr>
      <w:r w:rsidRPr="00E12192">
        <w:t xml:space="preserve">The data has been prepared for inclusion in a random forest </w:t>
      </w:r>
      <w:proofErr w:type="spellStart"/>
      <w:r w:rsidRPr="00E12192">
        <w:t>regressor</w:t>
      </w:r>
      <w:proofErr w:type="spellEnd"/>
      <w:del w:id="569" w:author="Aaron England" w:date="2019-05-08T23:04:00Z">
        <w:r w:rsidRPr="00E12192" w:rsidDel="000318E6">
          <w:delText xml:space="preserve"> </w:delText>
        </w:r>
      </w:del>
      <w:del w:id="570" w:author="Aaron England" w:date="2019-05-08T23:03:00Z">
        <w:r w:rsidRPr="00E12192" w:rsidDel="000318E6">
          <w:delText>grid search pipeline</w:delText>
        </w:r>
      </w:del>
      <w:r w:rsidRPr="00E12192">
        <w:t xml:space="preserve">. Now, we must set up the </w:t>
      </w:r>
      <w:proofErr w:type="spellStart"/>
      <w:ins w:id="571" w:author="Aaron England" w:date="2019-05-08T23:04:00Z">
        <w:r w:rsidR="000318E6">
          <w:t>hyperparameter</w:t>
        </w:r>
        <w:proofErr w:type="spellEnd"/>
        <w:r w:rsidR="000318E6">
          <w:t xml:space="preserve"> space</w:t>
        </w:r>
      </w:ins>
      <w:del w:id="572" w:author="Aaron England" w:date="2019-05-08T23:04:00Z">
        <w:r w:rsidRPr="00E12192" w:rsidDel="000318E6">
          <w:delText>steps for the pipeline</w:delText>
        </w:r>
      </w:del>
      <w:r w:rsidRPr="00E12192">
        <w:t xml:space="preserve"> and find the optimal combination of</w:t>
      </w:r>
      <w:r w:rsidR="007C3578">
        <w:t xml:space="preserve"> </w:t>
      </w:r>
      <w:proofErr w:type="spellStart"/>
      <w:r w:rsidRPr="00E12192">
        <w:t>hyperparamters</w:t>
      </w:r>
      <w:proofErr w:type="spellEnd"/>
      <w:r w:rsidRPr="00E12192">
        <w:t xml:space="preserve"> using a grid search.</w:t>
      </w:r>
    </w:p>
    <w:p w14:paraId="1BDE6583" w14:textId="77777777" w:rsidR="00CC73D1" w:rsidRDefault="00CC73D1" w:rsidP="00CC73D1">
      <w:pPr>
        <w:pStyle w:val="H3-Callout"/>
        <w:rPr>
          <w:ins w:id="573" w:author="Aaron England" w:date="2019-05-08T21:51:00Z"/>
        </w:rPr>
      </w:pPr>
      <w:ins w:id="574" w:author="Aaron England" w:date="2019-05-08T21:51:00Z">
        <w:r>
          <w:t>Note:</w:t>
        </w:r>
      </w:ins>
    </w:p>
    <w:p w14:paraId="6A4F1B21" w14:textId="3D488DC5" w:rsidR="00CC73D1" w:rsidRPr="00E12192" w:rsidRDefault="00CC73D1" w:rsidP="00CC73D1">
      <w:pPr>
        <w:pStyle w:val="P-Callout"/>
        <w:pPrChange w:id="575" w:author="Aaron England" w:date="2019-05-08T21:52:00Z">
          <w:pPr>
            <w:pStyle w:val="P-Regular"/>
          </w:pPr>
        </w:pPrChange>
      </w:pPr>
      <w:ins w:id="576" w:author="Aaron England" w:date="2019-05-08T21:51:00Z">
        <w:r>
          <w:t>Continuing from Exercise 12</w:t>
        </w:r>
      </w:ins>
    </w:p>
    <w:p w14:paraId="59EC1FF4" w14:textId="11EA8B87" w:rsidR="00C77D80" w:rsidRPr="00E12192" w:rsidDel="006523A1" w:rsidRDefault="00C77D80" w:rsidP="00D451A9">
      <w:pPr>
        <w:pStyle w:val="L-Numbers"/>
        <w:numPr>
          <w:ilvl w:val="0"/>
          <w:numId w:val="35"/>
        </w:numPr>
        <w:rPr>
          <w:del w:id="577" w:author="Aaron England" w:date="2019-05-08T23:04:00Z"/>
        </w:rPr>
      </w:pPr>
      <w:del w:id="578" w:author="Aaron England" w:date="2019-05-08T23:04:00Z">
        <w:r w:rsidRPr="00E12192" w:rsidDel="006523A1">
          <w:delText>Set up the steps for a pipeline</w:delText>
        </w:r>
      </w:del>
    </w:p>
    <w:p w14:paraId="5292AED4" w14:textId="7A4579C8" w:rsidR="00C77D80" w:rsidRPr="00E12192" w:rsidDel="006523A1" w:rsidRDefault="00C77D80" w:rsidP="00D451A9">
      <w:pPr>
        <w:pStyle w:val="L-Numbers"/>
        <w:rPr>
          <w:del w:id="579" w:author="Aaron England" w:date="2019-05-08T23:04:00Z"/>
        </w:rPr>
      </w:pPr>
      <w:del w:id="580" w:author="Aaron England" w:date="2019-05-08T23:04:00Z">
        <w:r w:rsidRPr="00E12192" w:rsidDel="006523A1">
          <w:delText>Set</w:delText>
        </w:r>
        <w:r w:rsidR="008012BD" w:rsidRPr="00E12192" w:rsidDel="006523A1">
          <w:delText xml:space="preserve"> </w:delText>
        </w:r>
        <w:r w:rsidRPr="00E12192" w:rsidDel="006523A1">
          <w:delText>up the pipeline</w:delText>
        </w:r>
      </w:del>
    </w:p>
    <w:p w14:paraId="6049D707" w14:textId="77777777" w:rsidR="00C77D80" w:rsidRPr="00E12192" w:rsidRDefault="00C77D80" w:rsidP="00D451A9">
      <w:pPr>
        <w:pStyle w:val="L-Numbers"/>
      </w:pPr>
      <w:r w:rsidRPr="00E12192">
        <w:t xml:space="preserve">Specify the </w:t>
      </w:r>
      <w:proofErr w:type="spellStart"/>
      <w:r w:rsidRPr="00E12192">
        <w:t>hyperparameter</w:t>
      </w:r>
      <w:proofErr w:type="spellEnd"/>
      <w:r w:rsidRPr="00E12192">
        <w:t xml:space="preserve"> space</w:t>
      </w:r>
    </w:p>
    <w:p w14:paraId="0BCB037C" w14:textId="77777777" w:rsidR="00C77D80" w:rsidRPr="00E12192" w:rsidRDefault="00C77D80" w:rsidP="00D451A9">
      <w:pPr>
        <w:pStyle w:val="L-Numbers"/>
      </w:pPr>
      <w:r w:rsidRPr="00E12192">
        <w:t xml:space="preserve">Instantiate the </w:t>
      </w:r>
      <w:proofErr w:type="spellStart"/>
      <w:r w:rsidRPr="00D451A9">
        <w:rPr>
          <w:rStyle w:val="P-Code"/>
        </w:rPr>
        <w:t>GridSearchCV</w:t>
      </w:r>
      <w:proofErr w:type="spellEnd"/>
      <w:r w:rsidRPr="00E12192">
        <w:t xml:space="preserve"> model optimizing the explained variance</w:t>
      </w:r>
    </w:p>
    <w:p w14:paraId="06515AA8" w14:textId="77777777" w:rsidR="00C77D80" w:rsidRPr="00E12192" w:rsidRDefault="001E1E59" w:rsidP="00D451A9">
      <w:pPr>
        <w:pStyle w:val="L-Numbers"/>
      </w:pPr>
      <w:r w:rsidRPr="00E12192">
        <w:t>Fit the grid search model to the training set</w:t>
      </w:r>
    </w:p>
    <w:p w14:paraId="42579831" w14:textId="4F42217E" w:rsidR="001E1E59" w:rsidRPr="00E12192" w:rsidRDefault="001E1E59" w:rsidP="00D451A9">
      <w:pPr>
        <w:pStyle w:val="L-Numbers"/>
      </w:pPr>
      <w:r w:rsidRPr="00E12192">
        <w:t>Print the tuned parameters</w:t>
      </w:r>
    </w:p>
    <w:p w14:paraId="35766C0A" w14:textId="77777777" w:rsidR="001E1E59" w:rsidRPr="00E12192" w:rsidRDefault="001E1E59" w:rsidP="00D451A9">
      <w:pPr>
        <w:pStyle w:val="P-Regular"/>
      </w:pPr>
      <w:r w:rsidRPr="00D451A9">
        <w:rPr>
          <w:rStyle w:val="P-Bold"/>
        </w:rPr>
        <w:t>Solution</w:t>
      </w:r>
      <w:r w:rsidRPr="00E12192">
        <w:t>:</w:t>
      </w:r>
    </w:p>
    <w:p w14:paraId="09F4CF25" w14:textId="303252A1" w:rsidR="00756F27" w:rsidRPr="00EA4F45" w:rsidDel="0076427D" w:rsidRDefault="00756F27" w:rsidP="00D451A9">
      <w:pPr>
        <w:pStyle w:val="L-Numbers"/>
        <w:numPr>
          <w:ilvl w:val="0"/>
          <w:numId w:val="36"/>
        </w:numPr>
        <w:rPr>
          <w:del w:id="581" w:author="Aaron England" w:date="2019-05-08T23:05:00Z"/>
        </w:rPr>
      </w:pPr>
      <w:del w:id="582" w:author="Aaron England" w:date="2019-05-08T23:05:00Z">
        <w:r w:rsidRPr="00E12192" w:rsidDel="0076427D">
          <w:delText>Set up the steps for a pipeline</w:delText>
        </w:r>
        <w:r w:rsidR="002C371C" w:rsidRPr="00E12192" w:rsidDel="0076427D">
          <w:delText xml:space="preserve"> using the following code:</w:delText>
        </w:r>
      </w:del>
    </w:p>
    <w:p w14:paraId="0FBB724C" w14:textId="135AE446" w:rsidR="00756F27" w:rsidRPr="00E12192" w:rsidDel="0076427D" w:rsidRDefault="00756F27" w:rsidP="00D451A9">
      <w:pPr>
        <w:pStyle w:val="L-Source"/>
        <w:rPr>
          <w:del w:id="583" w:author="Aaron England" w:date="2019-05-08T23:05:00Z"/>
        </w:rPr>
      </w:pPr>
      <w:del w:id="584" w:author="Aaron England" w:date="2019-05-08T23:05:00Z">
        <w:r w:rsidRPr="00E12192" w:rsidDel="0076427D">
          <w:delText>from sklearn.preprocessing import StandardScaler</w:delText>
        </w:r>
      </w:del>
    </w:p>
    <w:p w14:paraId="251C7566" w14:textId="4DD739A8" w:rsidR="00756F27" w:rsidRPr="00E12192" w:rsidDel="0076427D" w:rsidRDefault="00756F27" w:rsidP="00D451A9">
      <w:pPr>
        <w:pStyle w:val="L-Source"/>
        <w:rPr>
          <w:del w:id="585" w:author="Aaron England" w:date="2019-05-08T23:05:00Z"/>
        </w:rPr>
      </w:pPr>
      <w:del w:id="586" w:author="Aaron England" w:date="2019-05-08T23:05:00Z">
        <w:r w:rsidRPr="00E12192" w:rsidDel="0076427D">
          <w:delText>from sklearn.ensemble import RandomForestRegressor</w:delText>
        </w:r>
      </w:del>
    </w:p>
    <w:p w14:paraId="0F049E35" w14:textId="72E3CDFF" w:rsidR="00756F27" w:rsidRPr="00E12192" w:rsidDel="0076427D" w:rsidRDefault="00756F27" w:rsidP="00D451A9">
      <w:pPr>
        <w:pStyle w:val="L-Source"/>
        <w:rPr>
          <w:del w:id="587" w:author="Aaron England" w:date="2019-05-08T23:05:00Z"/>
        </w:rPr>
      </w:pPr>
      <w:del w:id="588" w:author="Aaron England" w:date="2019-05-08T23:05:00Z">
        <w:r w:rsidRPr="00E12192" w:rsidDel="0076427D">
          <w:delText>steps = [('scaler', StandardScaler()), ('Forest', Random</w:delText>
        </w:r>
        <w:r w:rsidR="00A7766D" w:rsidRPr="00E12192" w:rsidDel="0076427D">
          <w:delText>ForestRegressor(n_estimators=10</w:delText>
        </w:r>
        <w:r w:rsidRPr="00E12192" w:rsidDel="0076427D">
          <w:delText xml:space="preserve">))] </w:delText>
        </w:r>
      </w:del>
    </w:p>
    <w:p w14:paraId="18464E19" w14:textId="560994BA" w:rsidR="00756F27" w:rsidRPr="00E12192" w:rsidDel="0076427D" w:rsidRDefault="00756F27" w:rsidP="00D451A9">
      <w:pPr>
        <w:pStyle w:val="L-Numbers"/>
        <w:rPr>
          <w:del w:id="589" w:author="Aaron England" w:date="2019-05-08T23:05:00Z"/>
        </w:rPr>
      </w:pPr>
      <w:del w:id="590" w:author="Aaron England" w:date="2019-05-08T23:05:00Z">
        <w:r w:rsidRPr="00E12192" w:rsidDel="0076427D">
          <w:delText>Setup the pipeline</w:delText>
        </w:r>
        <w:r w:rsidR="002C371C" w:rsidRPr="00E12192" w:rsidDel="0076427D">
          <w:delText xml:space="preserve"> using the code below:</w:delText>
        </w:r>
      </w:del>
    </w:p>
    <w:p w14:paraId="5C2ED8F7" w14:textId="4BDEF2A2" w:rsidR="00756F27" w:rsidRPr="005B4073" w:rsidDel="0076427D" w:rsidRDefault="00756F27" w:rsidP="00D451A9">
      <w:pPr>
        <w:pStyle w:val="L-Source"/>
        <w:rPr>
          <w:del w:id="591" w:author="Aaron England" w:date="2019-05-08T23:05:00Z"/>
        </w:rPr>
      </w:pPr>
      <w:del w:id="592" w:author="Aaron England" w:date="2019-05-08T23:05:00Z">
        <w:r w:rsidRPr="005B4073" w:rsidDel="0076427D">
          <w:delText>from sklearn.pipeline import Pipeline</w:delText>
        </w:r>
      </w:del>
    </w:p>
    <w:p w14:paraId="048F2E36" w14:textId="32E63C4D" w:rsidR="00756F27" w:rsidRPr="005B4073" w:rsidDel="0076427D" w:rsidRDefault="00756F27" w:rsidP="00D451A9">
      <w:pPr>
        <w:pStyle w:val="L-Source"/>
        <w:rPr>
          <w:del w:id="593" w:author="Aaron England" w:date="2019-05-08T23:05:00Z"/>
        </w:rPr>
      </w:pPr>
      <w:del w:id="594" w:author="Aaron England" w:date="2019-05-08T23:05:00Z">
        <w:r w:rsidRPr="005B4073" w:rsidDel="0076427D">
          <w:delText>pipeline = Pipeline(steps)</w:delText>
        </w:r>
      </w:del>
    </w:p>
    <w:p w14:paraId="222FD242" w14:textId="6FFFAC03" w:rsidR="00756F27" w:rsidRPr="00E12192" w:rsidRDefault="00756F27" w:rsidP="00D451A9">
      <w:pPr>
        <w:pStyle w:val="L-Numbers"/>
      </w:pPr>
      <w:r w:rsidRPr="00E12192">
        <w:t xml:space="preserve">Specify the </w:t>
      </w:r>
      <w:proofErr w:type="spellStart"/>
      <w:r w:rsidRPr="00E12192">
        <w:t>hyperparameter</w:t>
      </w:r>
      <w:proofErr w:type="spellEnd"/>
      <w:r w:rsidRPr="00E12192">
        <w:t xml:space="preserve"> space</w:t>
      </w:r>
      <w:r w:rsidR="002C371C" w:rsidRPr="00E12192">
        <w:t xml:space="preserve"> as follows:</w:t>
      </w:r>
    </w:p>
    <w:p w14:paraId="1FA1E1E7" w14:textId="77777777" w:rsidR="00756F27" w:rsidRPr="00A75B93" w:rsidRDefault="00756F27" w:rsidP="00D451A9">
      <w:pPr>
        <w:pStyle w:val="L-Source"/>
        <w:rPr>
          <w:rPrChange w:id="595" w:author="Aaron England" w:date="2019-05-08T23:22:00Z">
            <w:rPr/>
          </w:rPrChange>
        </w:rPr>
      </w:pPr>
      <w:proofErr w:type="gramStart"/>
      <w:r w:rsidRPr="00A75B93">
        <w:rPr>
          <w:rPrChange w:id="596" w:author="Aaron England" w:date="2019-05-08T23:22:00Z">
            <w:rPr/>
          </w:rPrChange>
        </w:rPr>
        <w:t>import</w:t>
      </w:r>
      <w:proofErr w:type="gramEnd"/>
      <w:r w:rsidRPr="00A75B93">
        <w:rPr>
          <w:rPrChange w:id="597" w:author="Aaron England" w:date="2019-05-08T23:22:00Z">
            <w:rPr/>
          </w:rPrChange>
        </w:rPr>
        <w:t xml:space="preserve"> </w:t>
      </w:r>
      <w:proofErr w:type="spellStart"/>
      <w:r w:rsidRPr="00A75B93">
        <w:rPr>
          <w:rPrChange w:id="598" w:author="Aaron England" w:date="2019-05-08T23:22:00Z">
            <w:rPr/>
          </w:rPrChange>
        </w:rPr>
        <w:t>numpy</w:t>
      </w:r>
      <w:proofErr w:type="spellEnd"/>
      <w:r w:rsidRPr="00A75B93">
        <w:rPr>
          <w:rPrChange w:id="599" w:author="Aaron England" w:date="2019-05-08T23:22:00Z">
            <w:rPr/>
          </w:rPrChange>
        </w:rPr>
        <w:t xml:space="preserve"> as np</w:t>
      </w:r>
    </w:p>
    <w:p w14:paraId="5FF334CF" w14:textId="77777777" w:rsidR="0076427D" w:rsidRPr="00A75B93" w:rsidRDefault="0076427D" w:rsidP="0076427D">
      <w:pPr>
        <w:pStyle w:val="L-Source"/>
        <w:rPr>
          <w:ins w:id="600" w:author="Aaron England" w:date="2019-05-08T23:05:00Z"/>
          <w:rFonts w:cs="Arial"/>
          <w:szCs w:val="22"/>
          <w:rPrChange w:id="601" w:author="Aaron England" w:date="2019-05-08T23:22:00Z">
            <w:rPr>
              <w:ins w:id="602" w:author="Aaron England" w:date="2019-05-08T23:05:00Z"/>
              <w:rFonts w:ascii="Arial" w:hAnsi="Arial" w:cs="Arial"/>
              <w:szCs w:val="22"/>
            </w:rPr>
          </w:rPrChange>
        </w:rPr>
      </w:pPr>
      <w:proofErr w:type="gramStart"/>
      <w:ins w:id="603" w:author="Aaron England" w:date="2019-05-08T23:05:00Z">
        <w:r w:rsidRPr="00A75B93">
          <w:rPr>
            <w:rFonts w:cs="Arial"/>
            <w:szCs w:val="22"/>
            <w:rPrChange w:id="604" w:author="Aaron England" w:date="2019-05-08T23:22:00Z">
              <w:rPr>
                <w:rFonts w:ascii="Arial" w:hAnsi="Arial" w:cs="Arial"/>
                <w:szCs w:val="22"/>
              </w:rPr>
            </w:rPrChange>
          </w:rPr>
          <w:t>grid</w:t>
        </w:r>
        <w:proofErr w:type="gramEnd"/>
        <w:r w:rsidRPr="00A75B93">
          <w:rPr>
            <w:rFonts w:cs="Arial"/>
            <w:szCs w:val="22"/>
            <w:rPrChange w:id="605" w:author="Aaron England" w:date="2019-05-08T23:22:00Z">
              <w:rPr>
                <w:rFonts w:ascii="Arial" w:hAnsi="Arial" w:cs="Arial"/>
                <w:szCs w:val="22"/>
              </w:rPr>
            </w:rPrChange>
          </w:rPr>
          <w:t xml:space="preserve"> = {'criterion': ['</w:t>
        </w:r>
        <w:proofErr w:type="spellStart"/>
        <w:r w:rsidRPr="00A75B93">
          <w:rPr>
            <w:rFonts w:cs="Arial"/>
            <w:szCs w:val="22"/>
            <w:rPrChange w:id="606" w:author="Aaron England" w:date="2019-05-08T23:22:00Z">
              <w:rPr>
                <w:rFonts w:ascii="Arial" w:hAnsi="Arial" w:cs="Arial"/>
                <w:szCs w:val="22"/>
              </w:rPr>
            </w:rPrChange>
          </w:rPr>
          <w:t>mse</w:t>
        </w:r>
        <w:proofErr w:type="spellEnd"/>
        <w:r w:rsidRPr="00A75B93">
          <w:rPr>
            <w:rFonts w:cs="Arial"/>
            <w:szCs w:val="22"/>
            <w:rPrChange w:id="607" w:author="Aaron England" w:date="2019-05-08T23:22:00Z">
              <w:rPr>
                <w:rFonts w:ascii="Arial" w:hAnsi="Arial" w:cs="Arial"/>
                <w:szCs w:val="22"/>
              </w:rPr>
            </w:rPrChange>
          </w:rPr>
          <w:t>','</w:t>
        </w:r>
        <w:proofErr w:type="spellStart"/>
        <w:r w:rsidRPr="00A75B93">
          <w:rPr>
            <w:rFonts w:cs="Arial"/>
            <w:szCs w:val="22"/>
            <w:rPrChange w:id="608" w:author="Aaron England" w:date="2019-05-08T23:22:00Z">
              <w:rPr>
                <w:rFonts w:ascii="Arial" w:hAnsi="Arial" w:cs="Arial"/>
                <w:szCs w:val="22"/>
              </w:rPr>
            </w:rPrChange>
          </w:rPr>
          <w:t>mae</w:t>
        </w:r>
        <w:proofErr w:type="spellEnd"/>
        <w:r w:rsidRPr="00A75B93">
          <w:rPr>
            <w:rFonts w:cs="Arial"/>
            <w:szCs w:val="22"/>
            <w:rPrChange w:id="609" w:author="Aaron England" w:date="2019-05-08T23:22:00Z">
              <w:rPr>
                <w:rFonts w:ascii="Arial" w:hAnsi="Arial" w:cs="Arial"/>
                <w:szCs w:val="22"/>
              </w:rPr>
            </w:rPrChange>
          </w:rPr>
          <w:t>'],</w:t>
        </w:r>
      </w:ins>
    </w:p>
    <w:p w14:paraId="103DC30B" w14:textId="77777777" w:rsidR="0076427D" w:rsidRPr="00A75B93" w:rsidRDefault="0076427D" w:rsidP="0076427D">
      <w:pPr>
        <w:pStyle w:val="L-Source"/>
        <w:rPr>
          <w:ins w:id="610" w:author="Aaron England" w:date="2019-05-08T23:05:00Z"/>
          <w:rFonts w:cs="Arial"/>
          <w:szCs w:val="22"/>
          <w:rPrChange w:id="611" w:author="Aaron England" w:date="2019-05-08T23:22:00Z">
            <w:rPr>
              <w:ins w:id="612" w:author="Aaron England" w:date="2019-05-08T23:05:00Z"/>
              <w:rFonts w:ascii="Arial" w:hAnsi="Arial" w:cs="Arial"/>
              <w:szCs w:val="22"/>
            </w:rPr>
          </w:rPrChange>
        </w:rPr>
      </w:pPr>
      <w:ins w:id="613" w:author="Aaron England" w:date="2019-05-08T23:05:00Z">
        <w:r w:rsidRPr="00A75B93">
          <w:rPr>
            <w:rFonts w:cs="Arial"/>
            <w:szCs w:val="22"/>
            <w:rPrChange w:id="614" w:author="Aaron England" w:date="2019-05-08T23:22:00Z">
              <w:rPr>
                <w:rFonts w:ascii="Arial" w:hAnsi="Arial" w:cs="Arial"/>
                <w:szCs w:val="22"/>
              </w:rPr>
            </w:rPrChange>
          </w:rPr>
          <w:t xml:space="preserve">        '</w:t>
        </w:r>
        <w:proofErr w:type="spellStart"/>
        <w:r w:rsidRPr="00A75B93">
          <w:rPr>
            <w:rFonts w:cs="Arial"/>
            <w:szCs w:val="22"/>
            <w:rPrChange w:id="615" w:author="Aaron England" w:date="2019-05-08T23:22:00Z">
              <w:rPr>
                <w:rFonts w:ascii="Arial" w:hAnsi="Arial" w:cs="Arial"/>
                <w:szCs w:val="22"/>
              </w:rPr>
            </w:rPrChange>
          </w:rPr>
          <w:t>max_features</w:t>
        </w:r>
        <w:proofErr w:type="spellEnd"/>
        <w:r w:rsidRPr="00A75B93">
          <w:rPr>
            <w:rFonts w:cs="Arial"/>
            <w:szCs w:val="22"/>
            <w:rPrChange w:id="616" w:author="Aaron England" w:date="2019-05-08T23:22:00Z">
              <w:rPr>
                <w:rFonts w:ascii="Arial" w:hAnsi="Arial" w:cs="Arial"/>
                <w:szCs w:val="22"/>
              </w:rPr>
            </w:rPrChange>
          </w:rPr>
          <w:t>': ['auto', '</w:t>
        </w:r>
        <w:proofErr w:type="spellStart"/>
        <w:r w:rsidRPr="00A75B93">
          <w:rPr>
            <w:rFonts w:cs="Arial"/>
            <w:szCs w:val="22"/>
            <w:rPrChange w:id="617" w:author="Aaron England" w:date="2019-05-08T23:22:00Z">
              <w:rPr>
                <w:rFonts w:ascii="Arial" w:hAnsi="Arial" w:cs="Arial"/>
                <w:szCs w:val="22"/>
              </w:rPr>
            </w:rPrChange>
          </w:rPr>
          <w:t>sqrt</w:t>
        </w:r>
        <w:proofErr w:type="spellEnd"/>
        <w:r w:rsidRPr="00A75B93">
          <w:rPr>
            <w:rFonts w:cs="Arial"/>
            <w:szCs w:val="22"/>
            <w:rPrChange w:id="618" w:author="Aaron England" w:date="2019-05-08T23:22:00Z">
              <w:rPr>
                <w:rFonts w:ascii="Arial" w:hAnsi="Arial" w:cs="Arial"/>
                <w:szCs w:val="22"/>
              </w:rPr>
            </w:rPrChange>
          </w:rPr>
          <w:t xml:space="preserve">', 'log2', </w:t>
        </w:r>
        <w:proofErr w:type="gramStart"/>
        <w:r w:rsidRPr="00A75B93">
          <w:rPr>
            <w:rFonts w:cs="Arial"/>
            <w:szCs w:val="22"/>
            <w:rPrChange w:id="619" w:author="Aaron England" w:date="2019-05-08T23:22:00Z">
              <w:rPr>
                <w:rFonts w:ascii="Arial" w:hAnsi="Arial" w:cs="Arial"/>
                <w:szCs w:val="22"/>
              </w:rPr>
            </w:rPrChange>
          </w:rPr>
          <w:t>None</w:t>
        </w:r>
        <w:proofErr w:type="gramEnd"/>
        <w:r w:rsidRPr="00A75B93">
          <w:rPr>
            <w:rFonts w:cs="Arial"/>
            <w:szCs w:val="22"/>
            <w:rPrChange w:id="620" w:author="Aaron England" w:date="2019-05-08T23:22:00Z">
              <w:rPr>
                <w:rFonts w:ascii="Arial" w:hAnsi="Arial" w:cs="Arial"/>
                <w:szCs w:val="22"/>
              </w:rPr>
            </w:rPrChange>
          </w:rPr>
          <w:t>],</w:t>
        </w:r>
      </w:ins>
    </w:p>
    <w:p w14:paraId="2C70284E" w14:textId="77777777" w:rsidR="0076427D" w:rsidRPr="00A75B93" w:rsidRDefault="0076427D" w:rsidP="0076427D">
      <w:pPr>
        <w:pStyle w:val="L-Source"/>
        <w:rPr>
          <w:ins w:id="621" w:author="Aaron England" w:date="2019-05-08T23:05:00Z"/>
          <w:rFonts w:cs="Arial"/>
          <w:szCs w:val="22"/>
          <w:rPrChange w:id="622" w:author="Aaron England" w:date="2019-05-08T23:22:00Z">
            <w:rPr>
              <w:ins w:id="623" w:author="Aaron England" w:date="2019-05-08T23:05:00Z"/>
              <w:rFonts w:ascii="Arial" w:hAnsi="Arial" w:cs="Arial"/>
              <w:szCs w:val="22"/>
            </w:rPr>
          </w:rPrChange>
        </w:rPr>
      </w:pPr>
      <w:ins w:id="624" w:author="Aaron England" w:date="2019-05-08T23:05:00Z">
        <w:r w:rsidRPr="00A75B93">
          <w:rPr>
            <w:rFonts w:cs="Arial"/>
            <w:szCs w:val="22"/>
            <w:rPrChange w:id="625" w:author="Aaron England" w:date="2019-05-08T23:22:00Z">
              <w:rPr>
                <w:rFonts w:ascii="Arial" w:hAnsi="Arial" w:cs="Arial"/>
                <w:szCs w:val="22"/>
              </w:rPr>
            </w:rPrChange>
          </w:rPr>
          <w:t xml:space="preserve">        '</w:t>
        </w:r>
        <w:proofErr w:type="spellStart"/>
        <w:r w:rsidRPr="00A75B93">
          <w:rPr>
            <w:rFonts w:cs="Arial"/>
            <w:szCs w:val="22"/>
            <w:rPrChange w:id="626" w:author="Aaron England" w:date="2019-05-08T23:22:00Z">
              <w:rPr>
                <w:rFonts w:ascii="Arial" w:hAnsi="Arial" w:cs="Arial"/>
                <w:szCs w:val="22"/>
              </w:rPr>
            </w:rPrChange>
          </w:rPr>
          <w:t>min_impurity_decrease</w:t>
        </w:r>
        <w:proofErr w:type="spellEnd"/>
        <w:r w:rsidRPr="00A75B93">
          <w:rPr>
            <w:rFonts w:cs="Arial"/>
            <w:szCs w:val="22"/>
            <w:rPrChange w:id="627" w:author="Aaron England" w:date="2019-05-08T23:22:00Z">
              <w:rPr>
                <w:rFonts w:ascii="Arial" w:hAnsi="Arial" w:cs="Arial"/>
                <w:szCs w:val="22"/>
              </w:rPr>
            </w:rPrChange>
          </w:rPr>
          <w:t xml:space="preserve">': </w:t>
        </w:r>
        <w:proofErr w:type="spellStart"/>
        <w:proofErr w:type="gramStart"/>
        <w:r w:rsidRPr="00A75B93">
          <w:rPr>
            <w:rFonts w:cs="Arial"/>
            <w:szCs w:val="22"/>
            <w:rPrChange w:id="628" w:author="Aaron England" w:date="2019-05-08T23:22:00Z">
              <w:rPr>
                <w:rFonts w:ascii="Arial" w:hAnsi="Arial" w:cs="Arial"/>
                <w:szCs w:val="22"/>
              </w:rPr>
            </w:rPrChange>
          </w:rPr>
          <w:t>np.linspace</w:t>
        </w:r>
        <w:proofErr w:type="spellEnd"/>
        <w:r w:rsidRPr="00A75B93">
          <w:rPr>
            <w:rFonts w:cs="Arial"/>
            <w:szCs w:val="22"/>
            <w:rPrChange w:id="629" w:author="Aaron England" w:date="2019-05-08T23:22:00Z">
              <w:rPr>
                <w:rFonts w:ascii="Arial" w:hAnsi="Arial" w:cs="Arial"/>
                <w:szCs w:val="22"/>
              </w:rPr>
            </w:rPrChange>
          </w:rPr>
          <w:t>(</w:t>
        </w:r>
        <w:proofErr w:type="gramEnd"/>
        <w:r w:rsidRPr="00A75B93">
          <w:rPr>
            <w:rFonts w:cs="Arial"/>
            <w:szCs w:val="22"/>
            <w:rPrChange w:id="630" w:author="Aaron England" w:date="2019-05-08T23:22:00Z">
              <w:rPr>
                <w:rFonts w:ascii="Arial" w:hAnsi="Arial" w:cs="Arial"/>
                <w:szCs w:val="22"/>
              </w:rPr>
            </w:rPrChange>
          </w:rPr>
          <w:t>0.0, 1.0, 10),</w:t>
        </w:r>
      </w:ins>
    </w:p>
    <w:p w14:paraId="06A4F644" w14:textId="77777777" w:rsidR="0076427D" w:rsidRPr="00A75B93" w:rsidRDefault="0076427D" w:rsidP="0076427D">
      <w:pPr>
        <w:pStyle w:val="L-Source"/>
        <w:rPr>
          <w:ins w:id="631" w:author="Aaron England" w:date="2019-05-08T23:05:00Z"/>
          <w:rFonts w:cs="Arial"/>
          <w:szCs w:val="22"/>
          <w:rPrChange w:id="632" w:author="Aaron England" w:date="2019-05-08T23:22:00Z">
            <w:rPr>
              <w:ins w:id="633" w:author="Aaron England" w:date="2019-05-08T23:05:00Z"/>
            </w:rPr>
          </w:rPrChange>
        </w:rPr>
        <w:pPrChange w:id="634" w:author="Aaron England" w:date="2019-05-08T23:05:00Z">
          <w:pPr>
            <w:pStyle w:val="L-Numbers"/>
          </w:pPr>
        </w:pPrChange>
      </w:pPr>
      <w:ins w:id="635" w:author="Aaron England" w:date="2019-05-08T23:05:00Z">
        <w:r w:rsidRPr="00A75B93">
          <w:rPr>
            <w:rFonts w:cs="Arial"/>
            <w:szCs w:val="22"/>
            <w:rPrChange w:id="636" w:author="Aaron England" w:date="2019-05-08T23:22:00Z">
              <w:rPr/>
            </w:rPrChange>
          </w:rPr>
          <w:t xml:space="preserve">    </w:t>
        </w:r>
        <w:r w:rsidRPr="00A75B93">
          <w:rPr>
            <w:rFonts w:cs="Arial"/>
            <w:szCs w:val="22"/>
            <w:rPrChange w:id="637" w:author="Aaron England" w:date="2019-05-08T23:22:00Z">
              <w:rPr/>
            </w:rPrChange>
          </w:rPr>
          <w:t xml:space="preserve">    '</w:t>
        </w:r>
        <w:proofErr w:type="gramStart"/>
        <w:r w:rsidRPr="00A75B93">
          <w:rPr>
            <w:rFonts w:cs="Arial"/>
            <w:szCs w:val="22"/>
            <w:rPrChange w:id="638" w:author="Aaron England" w:date="2019-05-08T23:22:00Z">
              <w:rPr/>
            </w:rPrChange>
          </w:rPr>
          <w:t>bootstrap</w:t>
        </w:r>
        <w:proofErr w:type="gramEnd"/>
        <w:r w:rsidRPr="00A75B93">
          <w:rPr>
            <w:rFonts w:cs="Arial"/>
            <w:szCs w:val="22"/>
            <w:rPrChange w:id="639" w:author="Aaron England" w:date="2019-05-08T23:22:00Z">
              <w:rPr/>
            </w:rPrChange>
          </w:rPr>
          <w:t>': [True, False],</w:t>
        </w:r>
      </w:ins>
    </w:p>
    <w:p w14:paraId="5C90DD43" w14:textId="3754E261" w:rsidR="0076427D" w:rsidRPr="00A75B93" w:rsidRDefault="0076427D" w:rsidP="0076427D">
      <w:pPr>
        <w:pStyle w:val="L-Source"/>
        <w:rPr>
          <w:ins w:id="640" w:author="Aaron England" w:date="2019-05-08T23:05:00Z"/>
          <w:rFonts w:cs="Arial"/>
          <w:szCs w:val="22"/>
          <w:rPrChange w:id="641" w:author="Aaron England" w:date="2019-05-08T23:22:00Z">
            <w:rPr>
              <w:ins w:id="642" w:author="Aaron England" w:date="2019-05-08T23:05:00Z"/>
            </w:rPr>
          </w:rPrChange>
        </w:rPr>
        <w:pPrChange w:id="643" w:author="Aaron England" w:date="2019-05-08T23:05:00Z">
          <w:pPr>
            <w:pStyle w:val="L-Numbers"/>
          </w:pPr>
        </w:pPrChange>
      </w:pPr>
      <w:ins w:id="644" w:author="Aaron England" w:date="2019-05-08T23:05:00Z">
        <w:r w:rsidRPr="00A75B93">
          <w:rPr>
            <w:rFonts w:cs="Arial"/>
            <w:szCs w:val="22"/>
            <w:rPrChange w:id="645" w:author="Aaron England" w:date="2019-05-08T23:22:00Z">
              <w:rPr/>
            </w:rPrChange>
          </w:rPr>
          <w:t xml:space="preserve">        </w:t>
        </w:r>
        <w:r w:rsidRPr="00A75B93">
          <w:rPr>
            <w:rFonts w:cs="Arial"/>
            <w:szCs w:val="22"/>
            <w:rPrChange w:id="646" w:author="Aaron England" w:date="2019-05-08T23:22:00Z">
              <w:rPr/>
            </w:rPrChange>
          </w:rPr>
          <w:t>'</w:t>
        </w:r>
        <w:proofErr w:type="spellStart"/>
        <w:r w:rsidRPr="00A75B93">
          <w:rPr>
            <w:rFonts w:cs="Arial"/>
            <w:szCs w:val="22"/>
            <w:rPrChange w:id="647" w:author="Aaron England" w:date="2019-05-08T23:22:00Z">
              <w:rPr/>
            </w:rPrChange>
          </w:rPr>
          <w:t>warm_start</w:t>
        </w:r>
        <w:proofErr w:type="spellEnd"/>
        <w:r w:rsidRPr="00A75B93">
          <w:rPr>
            <w:rFonts w:cs="Arial"/>
            <w:szCs w:val="22"/>
            <w:rPrChange w:id="648" w:author="Aaron England" w:date="2019-05-08T23:22:00Z">
              <w:rPr/>
            </w:rPrChange>
          </w:rPr>
          <w:t>': [True, False]}</w:t>
        </w:r>
      </w:ins>
    </w:p>
    <w:p w14:paraId="2064300A" w14:textId="12798FDD" w:rsidR="00756F27" w:rsidRPr="005B4073" w:rsidDel="0076427D" w:rsidRDefault="00756F27" w:rsidP="0076427D">
      <w:pPr>
        <w:pStyle w:val="L-Source"/>
        <w:rPr>
          <w:del w:id="649" w:author="Aaron England" w:date="2019-05-08T23:05:00Z"/>
        </w:rPr>
      </w:pPr>
      <w:del w:id="650" w:author="Aaron England" w:date="2019-05-08T23:05:00Z">
        <w:r w:rsidRPr="005B4073" w:rsidDel="0076427D">
          <w:delText>parameters = {'Forest__criterion': ['mse','mae'],</w:delText>
        </w:r>
      </w:del>
    </w:p>
    <w:p w14:paraId="3E93B04C" w14:textId="4B453A39" w:rsidR="00756F27" w:rsidRPr="005B4073" w:rsidDel="0076427D" w:rsidRDefault="00756F27" w:rsidP="00D451A9">
      <w:pPr>
        <w:pStyle w:val="L-Source"/>
        <w:rPr>
          <w:del w:id="651" w:author="Aaron England" w:date="2019-05-08T23:05:00Z"/>
        </w:rPr>
      </w:pPr>
      <w:del w:id="652" w:author="Aaron England" w:date="2019-05-08T23:05:00Z">
        <w:r w:rsidRPr="005B4073" w:rsidDel="0076427D">
          <w:delText xml:space="preserve">              'Forest__max_features': ['auto', 'sqrt', 'log2', None],</w:delText>
        </w:r>
      </w:del>
    </w:p>
    <w:p w14:paraId="42DF2415" w14:textId="10EBCBF4" w:rsidR="00756F27" w:rsidRPr="005B4073" w:rsidDel="0076427D" w:rsidRDefault="00756F27" w:rsidP="00D451A9">
      <w:pPr>
        <w:pStyle w:val="L-Source"/>
        <w:rPr>
          <w:del w:id="653" w:author="Aaron England" w:date="2019-05-08T23:05:00Z"/>
        </w:rPr>
      </w:pPr>
      <w:del w:id="654" w:author="Aaron England" w:date="2019-05-08T23:05:00Z">
        <w:r w:rsidRPr="005B4073" w:rsidDel="0076427D">
          <w:delText xml:space="preserve">              'Forest__min_impurity_decrease': np.linspace(0.0, 1.0, 10),</w:delText>
        </w:r>
      </w:del>
    </w:p>
    <w:p w14:paraId="0578169E" w14:textId="1D589B5C" w:rsidR="00756F27" w:rsidRPr="005B4073" w:rsidDel="0076427D" w:rsidRDefault="00756F27" w:rsidP="00D451A9">
      <w:pPr>
        <w:pStyle w:val="L-Source"/>
        <w:rPr>
          <w:del w:id="655" w:author="Aaron England" w:date="2019-05-08T23:05:00Z"/>
        </w:rPr>
      </w:pPr>
      <w:del w:id="656" w:author="Aaron England" w:date="2019-05-08T23:05:00Z">
        <w:r w:rsidRPr="005B4073" w:rsidDel="0076427D">
          <w:delText xml:space="preserve">              'Forest__bootstrap': [True, False],</w:delText>
        </w:r>
      </w:del>
    </w:p>
    <w:p w14:paraId="3D90CD80" w14:textId="7EA6CC29" w:rsidR="00756F27" w:rsidRPr="005B4073" w:rsidDel="0076427D" w:rsidRDefault="00756F27" w:rsidP="00D451A9">
      <w:pPr>
        <w:pStyle w:val="L-Source"/>
        <w:rPr>
          <w:del w:id="657" w:author="Aaron England" w:date="2019-05-08T23:05:00Z"/>
        </w:rPr>
      </w:pPr>
      <w:del w:id="658" w:author="Aaron England" w:date="2019-05-08T23:05:00Z">
        <w:r w:rsidRPr="005B4073" w:rsidDel="0076427D">
          <w:delText xml:space="preserve">              'Forest__warm_start': [True, False]}</w:delText>
        </w:r>
      </w:del>
    </w:p>
    <w:p w14:paraId="6897B108" w14:textId="7065A8FE" w:rsidR="003D5F0C" w:rsidRPr="00E12192" w:rsidRDefault="00756F27" w:rsidP="00D451A9">
      <w:pPr>
        <w:pStyle w:val="L-Numbers"/>
        <w:rPr>
          <w:iCs/>
        </w:rPr>
      </w:pPr>
      <w:r w:rsidRPr="005B4073">
        <w:t xml:space="preserve">Instantiate the </w:t>
      </w:r>
      <w:proofErr w:type="spellStart"/>
      <w:r w:rsidRPr="00D451A9">
        <w:rPr>
          <w:rStyle w:val="P-Code"/>
        </w:rPr>
        <w:t>GridSearchCV</w:t>
      </w:r>
      <w:proofErr w:type="spellEnd"/>
      <w:r w:rsidRPr="005B4073">
        <w:t xml:space="preserve"> model</w:t>
      </w:r>
      <w:r w:rsidR="002C371C" w:rsidRPr="005B4073">
        <w:t xml:space="preserve"> optimizing the explained variance using the following code:</w:t>
      </w:r>
    </w:p>
    <w:p w14:paraId="1E6F7F36" w14:textId="3846770A" w:rsidR="00756F27" w:rsidRDefault="00756F27" w:rsidP="00D451A9">
      <w:pPr>
        <w:pStyle w:val="L-Source"/>
        <w:rPr>
          <w:ins w:id="659" w:author="Aaron England" w:date="2019-05-08T23:06:00Z"/>
        </w:rPr>
      </w:pPr>
      <w:proofErr w:type="gramStart"/>
      <w:r w:rsidRPr="005B4073">
        <w:t>from</w:t>
      </w:r>
      <w:proofErr w:type="gramEnd"/>
      <w:r w:rsidRPr="005B4073">
        <w:t xml:space="preserve"> </w:t>
      </w:r>
      <w:proofErr w:type="spellStart"/>
      <w:r w:rsidRPr="005B4073">
        <w:t>sklearn.model_selection</w:t>
      </w:r>
      <w:proofErr w:type="spellEnd"/>
      <w:r w:rsidRPr="005B4073">
        <w:t xml:space="preserve"> import </w:t>
      </w:r>
      <w:proofErr w:type="spellStart"/>
      <w:r w:rsidRPr="005B4073">
        <w:t>GridSearchCV</w:t>
      </w:r>
      <w:proofErr w:type="spellEnd"/>
    </w:p>
    <w:p w14:paraId="0251941A" w14:textId="5D9977EF" w:rsidR="004E30B4" w:rsidRPr="005B4073" w:rsidRDefault="004E30B4" w:rsidP="00D451A9">
      <w:pPr>
        <w:pStyle w:val="L-Source"/>
      </w:pPr>
      <w:proofErr w:type="gramStart"/>
      <w:ins w:id="660" w:author="Aaron England" w:date="2019-05-08T23:06:00Z">
        <w:r w:rsidRPr="004E30B4">
          <w:t>from</w:t>
        </w:r>
        <w:proofErr w:type="gramEnd"/>
        <w:r w:rsidRPr="004E30B4">
          <w:t xml:space="preserve"> </w:t>
        </w:r>
        <w:proofErr w:type="spellStart"/>
        <w:r w:rsidRPr="004E30B4">
          <w:t>sklearn.ensemble</w:t>
        </w:r>
        <w:proofErr w:type="spellEnd"/>
        <w:r w:rsidRPr="004E30B4">
          <w:t xml:space="preserve"> import </w:t>
        </w:r>
        <w:proofErr w:type="spellStart"/>
        <w:r w:rsidRPr="004E30B4">
          <w:t>RandomForestRegressor</w:t>
        </w:r>
      </w:ins>
      <w:proofErr w:type="spellEnd"/>
    </w:p>
    <w:p w14:paraId="028BD82D" w14:textId="035963DD" w:rsidR="00756F27" w:rsidRPr="005B4073" w:rsidRDefault="00756F27" w:rsidP="00D451A9">
      <w:pPr>
        <w:pStyle w:val="L-Source"/>
      </w:pPr>
      <w:proofErr w:type="gramStart"/>
      <w:r w:rsidRPr="005B4073">
        <w:t>model</w:t>
      </w:r>
      <w:proofErr w:type="gramEnd"/>
      <w:r w:rsidRPr="005B4073">
        <w:t xml:space="preserve"> = </w:t>
      </w:r>
      <w:proofErr w:type="spellStart"/>
      <w:r w:rsidRPr="005B4073">
        <w:t>GridSearchCV</w:t>
      </w:r>
      <w:proofErr w:type="spellEnd"/>
      <w:r w:rsidRPr="005B4073">
        <w:t>(</w:t>
      </w:r>
      <w:proofErr w:type="spellStart"/>
      <w:ins w:id="661" w:author="Aaron England" w:date="2019-05-08T23:06:00Z">
        <w:r w:rsidR="004E30B4" w:rsidRPr="004E30B4">
          <w:t>RandomForestRegressor</w:t>
        </w:r>
        <w:proofErr w:type="spellEnd"/>
        <w:r w:rsidR="004E30B4">
          <w:t>()</w:t>
        </w:r>
      </w:ins>
      <w:del w:id="662" w:author="Aaron England" w:date="2019-05-08T23:06:00Z">
        <w:r w:rsidRPr="005B4073" w:rsidDel="004E30B4">
          <w:delText>pipeline</w:delText>
        </w:r>
      </w:del>
      <w:r w:rsidRPr="005B4073">
        <w:t xml:space="preserve">, </w:t>
      </w:r>
      <w:del w:id="663" w:author="Aaron England" w:date="2019-05-08T23:06:00Z">
        <w:r w:rsidRPr="005B4073" w:rsidDel="004E30B4">
          <w:delText>parameters</w:delText>
        </w:r>
      </w:del>
      <w:ins w:id="664" w:author="Aaron England" w:date="2019-05-08T23:06:00Z">
        <w:r w:rsidR="004E30B4">
          <w:t>grid</w:t>
        </w:r>
      </w:ins>
      <w:r w:rsidRPr="005B4073">
        <w:t>, scoring='</w:t>
      </w:r>
      <w:proofErr w:type="spellStart"/>
      <w:r w:rsidRPr="005B4073">
        <w:t>explained_variance</w:t>
      </w:r>
      <w:proofErr w:type="spellEnd"/>
      <w:r w:rsidRPr="005B4073">
        <w:t>', cv=5)</w:t>
      </w:r>
    </w:p>
    <w:p w14:paraId="37DD1122" w14:textId="4AAFF4E7" w:rsidR="00BF66E6" w:rsidRPr="00013825" w:rsidRDefault="003D5F0C" w:rsidP="00D451A9">
      <w:pPr>
        <w:pStyle w:val="L-Numbers"/>
        <w:rPr>
          <w:ins w:id="665" w:author="Aaron England" w:date="2019-05-09T05:29:00Z"/>
          <w:rStyle w:val="P-Code"/>
          <w:rFonts w:ascii="Arial" w:hAnsi="Arial"/>
          <w:shd w:val="clear" w:color="auto" w:fill="auto"/>
          <w:rPrChange w:id="666" w:author="Aaron England" w:date="2019-05-09T05:29:00Z">
            <w:rPr>
              <w:ins w:id="667" w:author="Aaron England" w:date="2019-05-09T05:29:00Z"/>
              <w:rStyle w:val="P-Code"/>
            </w:rPr>
          </w:rPrChange>
        </w:rPr>
      </w:pPr>
      <w:r w:rsidRPr="005B4073">
        <w:t xml:space="preserve">Fit </w:t>
      </w:r>
      <w:r w:rsidR="002C371C" w:rsidRPr="005B4073">
        <w:t xml:space="preserve">the grid search model </w:t>
      </w:r>
      <w:r w:rsidRPr="005B4073">
        <w:t xml:space="preserve">to the training set using </w:t>
      </w:r>
      <w:proofErr w:type="spellStart"/>
      <w:r w:rsidR="00756F27" w:rsidRPr="00D451A9">
        <w:rPr>
          <w:rStyle w:val="P-Code"/>
        </w:rPr>
        <w:t>model.fit</w:t>
      </w:r>
      <w:proofErr w:type="spellEnd"/>
      <w:r w:rsidR="00756F27" w:rsidRPr="00D451A9">
        <w:rPr>
          <w:rStyle w:val="P-Code"/>
        </w:rPr>
        <w:t>(</w:t>
      </w:r>
      <w:proofErr w:type="spellStart"/>
      <w:r w:rsidR="00756F27" w:rsidRPr="00D451A9">
        <w:rPr>
          <w:rStyle w:val="P-Code"/>
        </w:rPr>
        <w:t>X_train</w:t>
      </w:r>
      <w:ins w:id="668" w:author="Aaron England" w:date="2019-05-08T23:06:00Z">
        <w:r w:rsidR="006A32BC">
          <w:rPr>
            <w:rStyle w:val="P-Code"/>
          </w:rPr>
          <w:t>_scaled</w:t>
        </w:r>
      </w:ins>
      <w:proofErr w:type="spellEnd"/>
      <w:r w:rsidR="00756F27" w:rsidRPr="00D451A9">
        <w:rPr>
          <w:rStyle w:val="P-Code"/>
        </w:rPr>
        <w:t xml:space="preserve">, </w:t>
      </w:r>
      <w:proofErr w:type="spellStart"/>
      <w:r w:rsidR="00756F27" w:rsidRPr="00D451A9">
        <w:rPr>
          <w:rStyle w:val="P-Code"/>
        </w:rPr>
        <w:t>y_train</w:t>
      </w:r>
      <w:proofErr w:type="spellEnd"/>
      <w:r w:rsidR="00756F27" w:rsidRPr="00D451A9">
        <w:rPr>
          <w:rStyle w:val="P-Code"/>
        </w:rPr>
        <w:t>)</w:t>
      </w:r>
    </w:p>
    <w:p w14:paraId="5B530FEB" w14:textId="1C968796" w:rsidR="00013825" w:rsidRDefault="00013825" w:rsidP="00013825">
      <w:pPr>
        <w:pStyle w:val="L-Numbers"/>
        <w:numPr>
          <w:ilvl w:val="0"/>
          <w:numId w:val="0"/>
        </w:numPr>
        <w:ind w:left="1077" w:hanging="360"/>
        <w:rPr>
          <w:ins w:id="669" w:author="Aaron England" w:date="2019-05-09T05:29:00Z"/>
          <w:rStyle w:val="P-Code"/>
        </w:rPr>
        <w:pPrChange w:id="670" w:author="Aaron England" w:date="2019-05-09T05:29:00Z">
          <w:pPr>
            <w:pStyle w:val="L-Numbers"/>
          </w:pPr>
        </w:pPrChange>
      </w:pPr>
    </w:p>
    <w:p w14:paraId="55DC3778" w14:textId="64DDE56E" w:rsidR="00013825" w:rsidRDefault="00013825" w:rsidP="00013825">
      <w:pPr>
        <w:pStyle w:val="L-Numbers"/>
        <w:numPr>
          <w:ilvl w:val="0"/>
          <w:numId w:val="0"/>
        </w:numPr>
        <w:ind w:left="1077" w:hanging="360"/>
        <w:rPr>
          <w:ins w:id="671" w:author="Aaron England" w:date="2019-05-09T05:29:00Z"/>
          <w:rStyle w:val="P-Code"/>
        </w:rPr>
        <w:pPrChange w:id="672" w:author="Aaron England" w:date="2019-05-09T05:29:00Z">
          <w:pPr>
            <w:pStyle w:val="L-Numbers"/>
          </w:pPr>
        </w:pPrChange>
      </w:pPr>
      <w:ins w:id="673" w:author="Aaron England" w:date="2019-05-09T05:29:00Z">
        <w:r w:rsidRPr="00013825">
          <w:rPr>
            <w:rStyle w:val="P-Code"/>
            <w:rPrChange w:id="674" w:author="Aaron England" w:date="2019-05-09T05:30:00Z">
              <w:rPr>
                <w:rStyle w:val="P-Code"/>
              </w:rPr>
            </w:rPrChange>
          </w:rPr>
          <w:t>See the output below:</w:t>
        </w:r>
      </w:ins>
    </w:p>
    <w:p w14:paraId="2FB79736" w14:textId="3130BBD3" w:rsidR="00013825" w:rsidRDefault="00013825" w:rsidP="00013825">
      <w:pPr>
        <w:pStyle w:val="L-Numbers"/>
        <w:numPr>
          <w:ilvl w:val="0"/>
          <w:numId w:val="0"/>
        </w:numPr>
        <w:ind w:left="1077" w:hanging="360"/>
        <w:rPr>
          <w:ins w:id="675" w:author="Aaron England" w:date="2019-05-09T05:29:00Z"/>
          <w:rStyle w:val="P-Code"/>
        </w:rPr>
        <w:pPrChange w:id="676" w:author="Aaron England" w:date="2019-05-09T05:29:00Z">
          <w:pPr>
            <w:pStyle w:val="L-Numbers"/>
          </w:pPr>
        </w:pPrChange>
      </w:pPr>
    </w:p>
    <w:p w14:paraId="35A252E3" w14:textId="295BCAE4" w:rsidR="00013825" w:rsidRPr="00E12192" w:rsidRDefault="00013825" w:rsidP="00013825">
      <w:pPr>
        <w:pStyle w:val="L-Numbers"/>
        <w:numPr>
          <w:ilvl w:val="0"/>
          <w:numId w:val="0"/>
        </w:numPr>
        <w:ind w:left="1077" w:hanging="360"/>
        <w:pPrChange w:id="677" w:author="Aaron England" w:date="2019-05-09T05:29:00Z">
          <w:pPr>
            <w:pStyle w:val="L-Numbers"/>
          </w:pPr>
        </w:pPrChange>
      </w:pPr>
      <w:ins w:id="678" w:author="Aaron England" w:date="2019-05-09T05:29:00Z">
        <w:r>
          <w:rPr>
            <w:noProof/>
          </w:rPr>
          <w:drawing>
            <wp:inline distT="0" distB="0" distL="0" distR="0" wp14:anchorId="41835044" wp14:editId="6FEE620C">
              <wp:extent cx="5943600" cy="1682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82750"/>
                      </a:xfrm>
                      <a:prstGeom prst="rect">
                        <a:avLst/>
                      </a:prstGeom>
                    </pic:spPr>
                  </pic:pic>
                </a:graphicData>
              </a:graphic>
            </wp:inline>
          </w:drawing>
        </w:r>
      </w:ins>
    </w:p>
    <w:p w14:paraId="59D2C16C" w14:textId="4C15FE02" w:rsidR="003D5F0C" w:rsidRPr="00E12192" w:rsidRDefault="00756F27" w:rsidP="00D451A9">
      <w:pPr>
        <w:pStyle w:val="L-Numbers"/>
        <w:rPr>
          <w:iCs/>
        </w:rPr>
      </w:pPr>
      <w:r w:rsidRPr="005B4073">
        <w:t>Print the tuned parameters</w:t>
      </w:r>
      <w:r w:rsidR="003D5F0C" w:rsidRPr="005B4073">
        <w:t xml:space="preserve"> as follows:</w:t>
      </w:r>
    </w:p>
    <w:p w14:paraId="05533510" w14:textId="77777777" w:rsidR="00756F27" w:rsidRPr="005B4073" w:rsidRDefault="00756F27" w:rsidP="00D451A9">
      <w:pPr>
        <w:pStyle w:val="L-Source"/>
      </w:pPr>
      <w:proofErr w:type="spellStart"/>
      <w:r w:rsidRPr="005B4073">
        <w:t>best_parameters</w:t>
      </w:r>
      <w:proofErr w:type="spellEnd"/>
      <w:r w:rsidRPr="005B4073">
        <w:t xml:space="preserve"> = </w:t>
      </w:r>
      <w:proofErr w:type="spellStart"/>
      <w:r w:rsidRPr="005B4073">
        <w:t>model.best_params</w:t>
      </w:r>
      <w:proofErr w:type="spellEnd"/>
      <w:r w:rsidRPr="005B4073">
        <w:t>_</w:t>
      </w:r>
    </w:p>
    <w:p w14:paraId="3FD37A86" w14:textId="5DD38E4C" w:rsidR="008F4E90" w:rsidRPr="005B4073" w:rsidRDefault="00756F27" w:rsidP="00D451A9">
      <w:pPr>
        <w:pStyle w:val="L-Source"/>
        <w:rPr>
          <w:iCs/>
        </w:rPr>
      </w:pPr>
      <w:proofErr w:type="gramStart"/>
      <w:r w:rsidRPr="005B4073">
        <w:t>print(</w:t>
      </w:r>
      <w:proofErr w:type="spellStart"/>
      <w:proofErr w:type="gramEnd"/>
      <w:r w:rsidRPr="005B4073">
        <w:t>best_parameters</w:t>
      </w:r>
      <w:proofErr w:type="spellEnd"/>
      <w:r w:rsidRPr="005B4073">
        <w:t>)</w:t>
      </w:r>
    </w:p>
    <w:p w14:paraId="1F1A6DE3" w14:textId="1806D0C2" w:rsidR="008F4E90" w:rsidRPr="005B4073" w:rsidRDefault="008E04D9" w:rsidP="00D451A9">
      <w:pPr>
        <w:pStyle w:val="L-Regular"/>
      </w:pPr>
      <w:r w:rsidRPr="005B4073">
        <w:t>See the resultant output below:</w:t>
      </w:r>
    </w:p>
    <w:p w14:paraId="53F64EFE" w14:textId="5ECC8EA2" w:rsidR="008F4E90" w:rsidRPr="005B4073" w:rsidRDefault="008F4E90" w:rsidP="00D451A9">
      <w:pPr>
        <w:pStyle w:val="IMG-Caption"/>
        <w:rPr>
          <w:iCs/>
        </w:rPr>
      </w:pPr>
      <w:del w:id="679" w:author="Aaron England" w:date="2019-05-09T05:31:00Z">
        <w:r w:rsidRPr="005B4073" w:rsidDel="00013825">
          <w:rPr>
            <w:noProof/>
            <w:lang w:val="en-US"/>
          </w:rPr>
          <w:drawing>
            <wp:inline distT="0" distB="0" distL="0" distR="0" wp14:anchorId="0CEBCB1E" wp14:editId="090C18B0">
              <wp:extent cx="5943600" cy="20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09550"/>
                      </a:xfrm>
                      <a:prstGeom prst="rect">
                        <a:avLst/>
                      </a:prstGeom>
                    </pic:spPr>
                  </pic:pic>
                </a:graphicData>
              </a:graphic>
            </wp:inline>
          </w:drawing>
        </w:r>
      </w:del>
      <w:ins w:id="680" w:author="Aaron England" w:date="2019-05-09T05:31:00Z">
        <w:r w:rsidR="00013825" w:rsidRPr="00013825">
          <w:rPr>
            <w:noProof/>
          </w:rPr>
          <w:t xml:space="preserve"> </w:t>
        </w:r>
        <w:r w:rsidR="00013825">
          <w:rPr>
            <w:noProof/>
          </w:rPr>
          <w:drawing>
            <wp:inline distT="0" distB="0" distL="0" distR="0" wp14:anchorId="58D1262E" wp14:editId="3007778D">
              <wp:extent cx="5943600" cy="2819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1940"/>
                      </a:xfrm>
                      <a:prstGeom prst="rect">
                        <a:avLst/>
                      </a:prstGeom>
                    </pic:spPr>
                  </pic:pic>
                </a:graphicData>
              </a:graphic>
            </wp:inline>
          </w:drawing>
        </w:r>
      </w:ins>
    </w:p>
    <w:p w14:paraId="01A445F2" w14:textId="5883501B" w:rsidR="008E04D9" w:rsidRPr="005B4073" w:rsidRDefault="008F4E90" w:rsidP="00D451A9">
      <w:pPr>
        <w:pStyle w:val="IMG-Caption"/>
      </w:pPr>
      <w:r w:rsidRPr="005B4073">
        <w:t xml:space="preserve">Figure 2.x: </w:t>
      </w:r>
      <w:r w:rsidR="004123EA" w:rsidRPr="005B4073">
        <w:t xml:space="preserve">Tuned </w:t>
      </w:r>
      <w:proofErr w:type="spellStart"/>
      <w:r w:rsidR="004123EA" w:rsidRPr="005B4073">
        <w:t>hyperparameters</w:t>
      </w:r>
      <w:proofErr w:type="spellEnd"/>
      <w:r w:rsidR="004123EA" w:rsidRPr="005B4073">
        <w:t xml:space="preserve"> from random forest </w:t>
      </w:r>
      <w:proofErr w:type="spellStart"/>
      <w:r w:rsidR="004123EA" w:rsidRPr="005B4073">
        <w:t>regressor</w:t>
      </w:r>
      <w:proofErr w:type="spellEnd"/>
      <w:r w:rsidR="004123EA" w:rsidRPr="005B4073">
        <w:t xml:space="preserve"> grid search model</w:t>
      </w:r>
    </w:p>
    <w:p w14:paraId="49477ADC" w14:textId="40A50D66" w:rsidR="005E7F42" w:rsidRPr="007C3578" w:rsidRDefault="005C7A6D" w:rsidP="00D451A9">
      <w:pPr>
        <w:pStyle w:val="P-Regular"/>
      </w:pPr>
      <w:r w:rsidRPr="007C3578">
        <w:t xml:space="preserve">After performing a grid search of our random forest </w:t>
      </w:r>
      <w:proofErr w:type="spellStart"/>
      <w:r w:rsidRPr="007C3578">
        <w:t>regressor</w:t>
      </w:r>
      <w:proofErr w:type="spellEnd"/>
      <w:r w:rsidRPr="007C3578">
        <w:t xml:space="preserve"> </w:t>
      </w:r>
      <w:proofErr w:type="spellStart"/>
      <w:r w:rsidRPr="007C3578">
        <w:t>hyperparameters</w:t>
      </w:r>
      <w:proofErr w:type="spellEnd"/>
      <w:r w:rsidRPr="007C3578">
        <w:t xml:space="preserve">, we need to fit a random forest </w:t>
      </w:r>
      <w:proofErr w:type="spellStart"/>
      <w:r w:rsidRPr="007C3578">
        <w:t>regressor</w:t>
      </w:r>
      <w:proofErr w:type="spellEnd"/>
      <w:r w:rsidRPr="007C3578">
        <w:t xml:space="preserve"> model with the tuned </w:t>
      </w:r>
      <w:proofErr w:type="spellStart"/>
      <w:r w:rsidRPr="007C3578">
        <w:t>hyperparameters</w:t>
      </w:r>
      <w:proofErr w:type="spellEnd"/>
      <w:r w:rsidRPr="007C3578">
        <w:t xml:space="preserve">. We will programmatically extract the values in the </w:t>
      </w:r>
      <w:proofErr w:type="spellStart"/>
      <w:r w:rsidRPr="00D451A9">
        <w:rPr>
          <w:rStyle w:val="P-Code"/>
        </w:rPr>
        <w:t>best_parameters</w:t>
      </w:r>
      <w:proofErr w:type="spellEnd"/>
      <w:r w:rsidRPr="007C3578">
        <w:t xml:space="preserve"> dictionary and assign them to the corresponding </w:t>
      </w:r>
      <w:proofErr w:type="spellStart"/>
      <w:r w:rsidRPr="007C3578">
        <w:t>hyperparameter</w:t>
      </w:r>
      <w:proofErr w:type="spellEnd"/>
      <w:r w:rsidRPr="007C3578">
        <w:t xml:space="preserve"> in the r</w:t>
      </w:r>
      <w:r w:rsidR="00007B72" w:rsidRPr="007C3578">
        <w:t xml:space="preserve">andom forest </w:t>
      </w:r>
      <w:proofErr w:type="spellStart"/>
      <w:r w:rsidR="00007B72" w:rsidRPr="007C3578">
        <w:t>regressor</w:t>
      </w:r>
      <w:proofErr w:type="spellEnd"/>
      <w:r w:rsidR="00007B72" w:rsidRPr="007C3578">
        <w:t xml:space="preserve"> function, so we can access the attributes from the random forest </w:t>
      </w:r>
      <w:proofErr w:type="spellStart"/>
      <w:r w:rsidR="00007B72" w:rsidRPr="007C3578">
        <w:t>regressor</w:t>
      </w:r>
      <w:proofErr w:type="spellEnd"/>
      <w:r w:rsidR="00007B72" w:rsidRPr="007C3578">
        <w:t xml:space="preserve"> function.</w:t>
      </w:r>
    </w:p>
    <w:p w14:paraId="5641200D" w14:textId="77777777" w:rsidR="008A3EB4" w:rsidRPr="005B4073" w:rsidRDefault="00263E50" w:rsidP="00D451A9">
      <w:pPr>
        <w:pStyle w:val="H2-General"/>
      </w:pPr>
      <w:commentRangeStart w:id="681"/>
      <w:commentRangeStart w:id="682"/>
      <w:r w:rsidRPr="00194E98">
        <w:rPr>
          <w:rPrChange w:id="683" w:author="Aaron England" w:date="2019-05-08T23:19:00Z">
            <w:rPr/>
          </w:rPrChange>
        </w:rPr>
        <w:t>Exercise</w:t>
      </w:r>
      <w:r w:rsidR="00C522D4" w:rsidRPr="00194E98">
        <w:rPr>
          <w:rPrChange w:id="684" w:author="Aaron England" w:date="2019-05-08T23:19:00Z">
            <w:rPr/>
          </w:rPrChange>
        </w:rPr>
        <w:t xml:space="preserve"> 13: </w:t>
      </w:r>
      <w:r w:rsidR="008A3EB4" w:rsidRPr="00194E98">
        <w:rPr>
          <w:rPrChange w:id="685" w:author="Aaron England" w:date="2019-05-08T23:19:00Z">
            <w:rPr/>
          </w:rPrChange>
        </w:rPr>
        <w:t xml:space="preserve">Programmatically extracting tuned </w:t>
      </w:r>
      <w:proofErr w:type="spellStart"/>
      <w:r w:rsidR="008A3EB4" w:rsidRPr="00194E98">
        <w:rPr>
          <w:rPrChange w:id="686" w:author="Aaron England" w:date="2019-05-08T23:19:00Z">
            <w:rPr/>
          </w:rPrChange>
        </w:rPr>
        <w:t>hyperparameters</w:t>
      </w:r>
      <w:proofErr w:type="spellEnd"/>
      <w:r w:rsidR="002B1953" w:rsidRPr="00194E98">
        <w:rPr>
          <w:rPrChange w:id="687" w:author="Aaron England" w:date="2019-05-08T23:19:00Z">
            <w:rPr/>
          </w:rPrChange>
        </w:rPr>
        <w:t xml:space="preserve"> and determining feature importance</w:t>
      </w:r>
      <w:r w:rsidR="008A3EB4" w:rsidRPr="00194E98">
        <w:rPr>
          <w:rPrChange w:id="688" w:author="Aaron England" w:date="2019-05-08T23:19:00Z">
            <w:rPr/>
          </w:rPrChange>
        </w:rPr>
        <w:t xml:space="preserve"> from random forest </w:t>
      </w:r>
      <w:proofErr w:type="spellStart"/>
      <w:r w:rsidR="008A3EB4" w:rsidRPr="00194E98">
        <w:rPr>
          <w:rPrChange w:id="689" w:author="Aaron England" w:date="2019-05-08T23:19:00Z">
            <w:rPr/>
          </w:rPrChange>
        </w:rPr>
        <w:t>regressor</w:t>
      </w:r>
      <w:proofErr w:type="spellEnd"/>
      <w:r w:rsidR="008A3EB4" w:rsidRPr="00194E98">
        <w:rPr>
          <w:rPrChange w:id="690" w:author="Aaron England" w:date="2019-05-08T23:19:00Z">
            <w:rPr/>
          </w:rPrChange>
        </w:rPr>
        <w:t xml:space="preserve"> grid search model</w:t>
      </w:r>
      <w:commentRangeEnd w:id="681"/>
      <w:r w:rsidR="007419A3" w:rsidRPr="00194E98">
        <w:rPr>
          <w:rStyle w:val="CommentReference"/>
          <w:color w:val="FF40FF"/>
          <w:rPrChange w:id="691" w:author="Aaron England" w:date="2019-05-08T23:19:00Z">
            <w:rPr>
              <w:rStyle w:val="CommentReference"/>
              <w:color w:val="FF40FF"/>
            </w:rPr>
          </w:rPrChange>
        </w:rPr>
        <w:commentReference w:id="681"/>
      </w:r>
      <w:commentRangeEnd w:id="682"/>
      <w:r w:rsidR="009877A1">
        <w:rPr>
          <w:rStyle w:val="CommentReference"/>
          <w:rFonts w:eastAsiaTheme="minorHAnsi" w:cstheme="minorBidi"/>
          <w:lang w:val="en-US"/>
        </w:rPr>
        <w:commentReference w:id="682"/>
      </w:r>
    </w:p>
    <w:p w14:paraId="1B7777E1" w14:textId="16FFE9FC" w:rsidR="00F634D0" w:rsidRPr="007C3578" w:rsidRDefault="007C3578" w:rsidP="00D451A9">
      <w:pPr>
        <w:pStyle w:val="SB-Sidebar"/>
      </w:pPr>
      <w:r w:rsidRPr="007C3578">
        <w:t>Present</w:t>
      </w:r>
      <w:r w:rsidR="0054560B" w:rsidRPr="007C3578">
        <w:t>:</w:t>
      </w:r>
      <w:r w:rsidR="002B1953" w:rsidRPr="007C3578">
        <w:t xml:space="preserve"> Programmatically extracting tuned </w:t>
      </w:r>
      <w:proofErr w:type="spellStart"/>
      <w:r w:rsidR="002B1953" w:rsidRPr="007C3578">
        <w:t>hyperparameters</w:t>
      </w:r>
      <w:proofErr w:type="spellEnd"/>
      <w:r w:rsidR="002B1953" w:rsidRPr="007C3578">
        <w:t xml:space="preserve"> from random forest </w:t>
      </w:r>
      <w:proofErr w:type="spellStart"/>
      <w:r w:rsidR="002B1953" w:rsidRPr="007C3578">
        <w:t>regressor</w:t>
      </w:r>
      <w:proofErr w:type="spellEnd"/>
      <w:r w:rsidR="002B1953" w:rsidRPr="007C3578">
        <w:t xml:space="preserve"> grid search model</w:t>
      </w:r>
    </w:p>
    <w:p w14:paraId="6CB78F6D" w14:textId="34284ADF" w:rsidR="005C2455" w:rsidRDefault="005C2455" w:rsidP="00D451A9">
      <w:pPr>
        <w:pStyle w:val="P-Regular"/>
        <w:rPr>
          <w:ins w:id="692" w:author="Aaron England" w:date="2019-05-08T21:52:00Z"/>
        </w:rPr>
      </w:pPr>
      <w:r w:rsidRPr="005B4073">
        <w:t xml:space="preserve">By extracting the value from the key-value pairs in the </w:t>
      </w:r>
      <w:proofErr w:type="spellStart"/>
      <w:r w:rsidRPr="00D451A9">
        <w:rPr>
          <w:rStyle w:val="P-Code"/>
        </w:rPr>
        <w:t>best_parameters</w:t>
      </w:r>
      <w:proofErr w:type="spellEnd"/>
      <w:r w:rsidRPr="005B4073">
        <w:t xml:space="preserve"> dictionary, we eliminate the possibility of manual errors as well as make our code more automated.</w:t>
      </w:r>
      <w:r w:rsidR="000166D8" w:rsidRPr="005B4073">
        <w:t xml:space="preserve"> In this exercise, we will replicate the steps from Exercise 11, but adapt our code for the random forest </w:t>
      </w:r>
      <w:proofErr w:type="spellStart"/>
      <w:r w:rsidR="000166D8" w:rsidRPr="005B4073">
        <w:t>regressor</w:t>
      </w:r>
      <w:proofErr w:type="spellEnd"/>
      <w:r w:rsidR="000166D8" w:rsidRPr="005B4073">
        <w:t xml:space="preserve"> model.</w:t>
      </w:r>
    </w:p>
    <w:p w14:paraId="3E6A0C9F" w14:textId="77777777" w:rsidR="001446F7" w:rsidRDefault="001446F7" w:rsidP="001446F7">
      <w:pPr>
        <w:pStyle w:val="H3-Callout"/>
        <w:rPr>
          <w:ins w:id="693" w:author="Aaron England" w:date="2019-05-08T21:52:00Z"/>
        </w:rPr>
      </w:pPr>
      <w:ins w:id="694" w:author="Aaron England" w:date="2019-05-08T21:52:00Z">
        <w:r>
          <w:t>Note:</w:t>
        </w:r>
      </w:ins>
    </w:p>
    <w:p w14:paraId="08CD134C" w14:textId="6F9B830D" w:rsidR="001446F7" w:rsidRPr="005B4073" w:rsidRDefault="001446F7" w:rsidP="001446F7">
      <w:pPr>
        <w:pStyle w:val="P-Callout"/>
        <w:pPrChange w:id="695" w:author="Aaron England" w:date="2019-05-08T21:53:00Z">
          <w:pPr>
            <w:pStyle w:val="P-Regular"/>
          </w:pPr>
        </w:pPrChange>
      </w:pPr>
      <w:ins w:id="696" w:author="Aaron England" w:date="2019-05-08T21:52:00Z">
        <w:r>
          <w:t xml:space="preserve">Continuing from </w:t>
        </w:r>
      </w:ins>
      <w:ins w:id="697" w:author="Aaron England" w:date="2019-05-08T21:53:00Z">
        <w:r>
          <w:t>Activity 6</w:t>
        </w:r>
      </w:ins>
    </w:p>
    <w:p w14:paraId="5C60E90D" w14:textId="4EA1081E" w:rsidR="00F634D0" w:rsidRPr="00264859" w:rsidRDefault="00F634D0" w:rsidP="00D451A9">
      <w:pPr>
        <w:pStyle w:val="L-Numbers"/>
        <w:numPr>
          <w:ilvl w:val="0"/>
          <w:numId w:val="37"/>
        </w:numPr>
      </w:pPr>
      <w:r w:rsidRPr="005B4073">
        <w:t xml:space="preserve">Instantiate a random forest </w:t>
      </w:r>
      <w:proofErr w:type="spellStart"/>
      <w:r w:rsidRPr="005B4073">
        <w:t>regressor</w:t>
      </w:r>
      <w:proofErr w:type="spellEnd"/>
      <w:r w:rsidRPr="005B4073">
        <w:t xml:space="preserve"> model with the values for each key from the </w:t>
      </w:r>
      <w:proofErr w:type="spellStart"/>
      <w:r w:rsidRPr="005B4073">
        <w:t>best_parameters</w:t>
      </w:r>
      <w:proofErr w:type="spellEnd"/>
      <w:r w:rsidRPr="005B4073">
        <w:t xml:space="preserve"> </w:t>
      </w:r>
      <w:proofErr w:type="spellStart"/>
      <w:r w:rsidRPr="005B4073">
        <w:t>disctionary</w:t>
      </w:r>
      <w:proofErr w:type="spellEnd"/>
      <w:r w:rsidRPr="005B4073">
        <w:t xml:space="preserve"> assigned to the corresponding </w:t>
      </w:r>
      <w:proofErr w:type="spellStart"/>
      <w:r w:rsidRPr="005B4073">
        <w:t>hyperparameter</w:t>
      </w:r>
      <w:proofErr w:type="spellEnd"/>
      <w:r w:rsidRPr="005B4073">
        <w:t>.</w:t>
      </w:r>
    </w:p>
    <w:p w14:paraId="0CD98D10" w14:textId="77777777" w:rsidR="00F634D0" w:rsidRPr="005B4073" w:rsidRDefault="00F634D0" w:rsidP="00D451A9">
      <w:pPr>
        <w:pStyle w:val="L-Source"/>
      </w:pPr>
      <w:proofErr w:type="gramStart"/>
      <w:r w:rsidRPr="005B4073">
        <w:t>from</w:t>
      </w:r>
      <w:proofErr w:type="gramEnd"/>
      <w:r w:rsidRPr="005B4073">
        <w:t xml:space="preserve"> </w:t>
      </w:r>
      <w:proofErr w:type="spellStart"/>
      <w:r w:rsidRPr="005B4073">
        <w:t>sklearn.ensemble</w:t>
      </w:r>
      <w:proofErr w:type="spellEnd"/>
      <w:r w:rsidRPr="005B4073">
        <w:t xml:space="preserve"> import </w:t>
      </w:r>
      <w:proofErr w:type="spellStart"/>
      <w:r w:rsidRPr="005B4073">
        <w:t>RandomForestRegressor</w:t>
      </w:r>
      <w:proofErr w:type="spellEnd"/>
    </w:p>
    <w:p w14:paraId="11056386" w14:textId="04FA8AFB" w:rsidR="00F634D0" w:rsidRPr="005B4073" w:rsidRDefault="00F634D0" w:rsidP="00D451A9">
      <w:pPr>
        <w:pStyle w:val="L-Source"/>
      </w:pPr>
      <w:proofErr w:type="gramStart"/>
      <w:r w:rsidRPr="005B4073">
        <w:t>model</w:t>
      </w:r>
      <w:proofErr w:type="gramEnd"/>
      <w:r w:rsidRPr="005B4073">
        <w:t xml:space="preserve"> = </w:t>
      </w:r>
      <w:proofErr w:type="spellStart"/>
      <w:r w:rsidRPr="005B4073">
        <w:t>RandomForestRegressor</w:t>
      </w:r>
      <w:proofErr w:type="spellEnd"/>
      <w:r w:rsidRPr="005B4073">
        <w:t>(criterion=</w:t>
      </w:r>
      <w:proofErr w:type="spellStart"/>
      <w:r w:rsidRPr="005B4073">
        <w:t>best_parameters</w:t>
      </w:r>
      <w:proofErr w:type="spellEnd"/>
      <w:r w:rsidRPr="005B4073">
        <w:t>['</w:t>
      </w:r>
      <w:del w:id="698" w:author="Aaron England" w:date="2019-05-08T23:07:00Z">
        <w:r w:rsidRPr="005B4073" w:rsidDel="005176D8">
          <w:delText>Forest__</w:delText>
        </w:r>
      </w:del>
      <w:r w:rsidR="00E803C8" w:rsidRPr="005B4073">
        <w:t>criterion</w:t>
      </w:r>
      <w:r w:rsidRPr="005B4073">
        <w:t>'],</w:t>
      </w:r>
    </w:p>
    <w:p w14:paraId="16C7D4D0" w14:textId="6760DE1D" w:rsidR="00F634D0" w:rsidRPr="005B4073" w:rsidRDefault="00F634D0" w:rsidP="00D451A9">
      <w:pPr>
        <w:pStyle w:val="L-Source"/>
      </w:pPr>
      <w:r w:rsidRPr="005B4073">
        <w:t xml:space="preserve">                              </w:t>
      </w:r>
      <w:proofErr w:type="spellStart"/>
      <w:r w:rsidRPr="005B4073">
        <w:t>max_features</w:t>
      </w:r>
      <w:proofErr w:type="spellEnd"/>
      <w:r w:rsidRPr="005B4073">
        <w:t>=</w:t>
      </w:r>
      <w:proofErr w:type="spellStart"/>
      <w:r w:rsidRPr="005B4073">
        <w:t>best_</w:t>
      </w:r>
      <w:proofErr w:type="gramStart"/>
      <w:r w:rsidRPr="005B4073">
        <w:t>parameters</w:t>
      </w:r>
      <w:proofErr w:type="spellEnd"/>
      <w:r w:rsidRPr="005B4073">
        <w:t>[</w:t>
      </w:r>
      <w:proofErr w:type="gramEnd"/>
      <w:r w:rsidRPr="005B4073">
        <w:t>'</w:t>
      </w:r>
      <w:proofErr w:type="spellStart"/>
      <w:del w:id="699" w:author="Aaron England" w:date="2019-05-08T23:07:00Z">
        <w:r w:rsidRPr="005B4073" w:rsidDel="005176D8">
          <w:delText>Forest__</w:delText>
        </w:r>
      </w:del>
      <w:r w:rsidRPr="005B4073">
        <w:t>max_features</w:t>
      </w:r>
      <w:proofErr w:type="spellEnd"/>
      <w:r w:rsidRPr="005B4073">
        <w:t>'],</w:t>
      </w:r>
    </w:p>
    <w:p w14:paraId="0B3BEDD5" w14:textId="6AB87425" w:rsidR="00F634D0" w:rsidRPr="005B4073" w:rsidRDefault="00F634D0" w:rsidP="00D451A9">
      <w:pPr>
        <w:pStyle w:val="L-Source"/>
      </w:pPr>
      <w:r w:rsidRPr="005B4073">
        <w:t xml:space="preserve">                              </w:t>
      </w:r>
      <w:proofErr w:type="spellStart"/>
      <w:r w:rsidRPr="005B4073">
        <w:t>min_impurity_decrease</w:t>
      </w:r>
      <w:proofErr w:type="spellEnd"/>
      <w:r w:rsidRPr="005B4073">
        <w:t>=</w:t>
      </w:r>
      <w:proofErr w:type="spellStart"/>
      <w:r w:rsidRPr="005B4073">
        <w:t>best_</w:t>
      </w:r>
      <w:proofErr w:type="gramStart"/>
      <w:r w:rsidRPr="005B4073">
        <w:t>parameters</w:t>
      </w:r>
      <w:proofErr w:type="spellEnd"/>
      <w:r w:rsidRPr="005B4073">
        <w:t>[</w:t>
      </w:r>
      <w:proofErr w:type="gramEnd"/>
      <w:r w:rsidRPr="005B4073">
        <w:t>'</w:t>
      </w:r>
      <w:proofErr w:type="spellStart"/>
      <w:del w:id="700" w:author="Aaron England" w:date="2019-05-08T23:07:00Z">
        <w:r w:rsidRPr="005B4073" w:rsidDel="005176D8">
          <w:delText>Forest__</w:delText>
        </w:r>
      </w:del>
      <w:r w:rsidRPr="005B4073">
        <w:t>min_impurity_decrease</w:t>
      </w:r>
      <w:proofErr w:type="spellEnd"/>
      <w:r w:rsidRPr="005B4073">
        <w:t>'],</w:t>
      </w:r>
    </w:p>
    <w:p w14:paraId="151FB5AF" w14:textId="5BFBD1C1" w:rsidR="00F634D0" w:rsidRPr="005B4073" w:rsidRDefault="00F634D0" w:rsidP="00D451A9">
      <w:pPr>
        <w:pStyle w:val="L-Source"/>
      </w:pPr>
      <w:r w:rsidRPr="005B4073">
        <w:t xml:space="preserve">                              </w:t>
      </w:r>
      <w:proofErr w:type="gramStart"/>
      <w:r w:rsidRPr="005B4073">
        <w:t>bootstrap=</w:t>
      </w:r>
      <w:proofErr w:type="spellStart"/>
      <w:proofErr w:type="gramEnd"/>
      <w:r w:rsidRPr="005B4073">
        <w:t>best_parameters</w:t>
      </w:r>
      <w:proofErr w:type="spellEnd"/>
      <w:r w:rsidRPr="005B4073">
        <w:t>['</w:t>
      </w:r>
      <w:del w:id="701" w:author="Aaron England" w:date="2019-05-08T23:07:00Z">
        <w:r w:rsidRPr="005B4073" w:rsidDel="005176D8">
          <w:delText>Forest__</w:delText>
        </w:r>
      </w:del>
      <w:r w:rsidRPr="005B4073">
        <w:t>bootstrap'],</w:t>
      </w:r>
    </w:p>
    <w:p w14:paraId="4BE397FE" w14:textId="5E0393C8" w:rsidR="00F634D0" w:rsidRPr="005B4073" w:rsidRDefault="00F634D0" w:rsidP="00D451A9">
      <w:pPr>
        <w:pStyle w:val="L-Source"/>
      </w:pPr>
      <w:r w:rsidRPr="005B4073">
        <w:t xml:space="preserve">                              </w:t>
      </w:r>
      <w:proofErr w:type="spellStart"/>
      <w:r w:rsidRPr="005B4073">
        <w:t>warm_start</w:t>
      </w:r>
      <w:proofErr w:type="spellEnd"/>
      <w:r w:rsidRPr="005B4073">
        <w:t>=</w:t>
      </w:r>
      <w:proofErr w:type="spellStart"/>
      <w:r w:rsidRPr="005B4073">
        <w:t>best_</w:t>
      </w:r>
      <w:proofErr w:type="gramStart"/>
      <w:r w:rsidRPr="005B4073">
        <w:t>parameters</w:t>
      </w:r>
      <w:proofErr w:type="spellEnd"/>
      <w:r w:rsidRPr="005B4073">
        <w:t>[</w:t>
      </w:r>
      <w:proofErr w:type="gramEnd"/>
      <w:r w:rsidRPr="005B4073">
        <w:t>'</w:t>
      </w:r>
      <w:proofErr w:type="spellStart"/>
      <w:del w:id="702" w:author="Aaron England" w:date="2019-05-08T23:07:00Z">
        <w:r w:rsidRPr="005B4073" w:rsidDel="005176D8">
          <w:delText>Forest__w</w:delText>
        </w:r>
      </w:del>
      <w:ins w:id="703" w:author="Aaron England" w:date="2019-05-08T23:07:00Z">
        <w:r w:rsidR="005176D8">
          <w:t>w</w:t>
        </w:r>
      </w:ins>
      <w:r w:rsidRPr="005B4073">
        <w:t>arm_start</w:t>
      </w:r>
      <w:proofErr w:type="spellEnd"/>
      <w:r w:rsidRPr="005B4073">
        <w:t>'])</w:t>
      </w:r>
    </w:p>
    <w:p w14:paraId="52DA1FCA" w14:textId="3E64D834" w:rsidR="00F634D0" w:rsidRPr="00264859" w:rsidRDefault="00F634D0" w:rsidP="00D451A9">
      <w:pPr>
        <w:pStyle w:val="L-Numbers"/>
      </w:pPr>
      <w:r w:rsidRPr="005B4073">
        <w:t>Fit the model on the training data</w:t>
      </w:r>
      <w:r w:rsidR="00F20694" w:rsidRPr="005B4073">
        <w:t xml:space="preserve"> using </w:t>
      </w:r>
      <w:proofErr w:type="spellStart"/>
      <w:r w:rsidRPr="005B4073">
        <w:t>model.fit</w:t>
      </w:r>
      <w:proofErr w:type="spellEnd"/>
      <w:r w:rsidRPr="005B4073">
        <w:t>(</w:t>
      </w:r>
      <w:proofErr w:type="spellStart"/>
      <w:r w:rsidRPr="005B4073">
        <w:t>X_train</w:t>
      </w:r>
      <w:ins w:id="704" w:author="Aaron England" w:date="2019-05-08T23:07:00Z">
        <w:r w:rsidR="005176D8">
          <w:t>_scaled</w:t>
        </w:r>
      </w:ins>
      <w:proofErr w:type="spellEnd"/>
      <w:r w:rsidRPr="005B4073">
        <w:t xml:space="preserve">, </w:t>
      </w:r>
      <w:proofErr w:type="spellStart"/>
      <w:r w:rsidRPr="005B4073">
        <w:t>y_train</w:t>
      </w:r>
      <w:proofErr w:type="spellEnd"/>
      <w:r w:rsidRPr="005B4073">
        <w:t>)</w:t>
      </w:r>
    </w:p>
    <w:p w14:paraId="18C0E7E6" w14:textId="2129C0B7" w:rsidR="003A74B7" w:rsidDel="00901011" w:rsidRDefault="003A74B7" w:rsidP="00A43177">
      <w:pPr>
        <w:pStyle w:val="L-Regular"/>
        <w:rPr>
          <w:del w:id="705" w:author="Aaron England" w:date="2019-05-09T05:32:00Z"/>
        </w:rPr>
        <w:pPrChange w:id="706" w:author="Aaron England" w:date="2019-05-09T05:32:00Z">
          <w:pPr>
            <w:pStyle w:val="IMG-Caption"/>
          </w:pPr>
        </w:pPrChange>
      </w:pPr>
      <w:r w:rsidRPr="005B4073">
        <w:t>Find the resultant output below:</w:t>
      </w:r>
    </w:p>
    <w:p w14:paraId="59D30100" w14:textId="77777777" w:rsidR="00901011" w:rsidRPr="005B4073" w:rsidRDefault="00901011" w:rsidP="00D451A9">
      <w:pPr>
        <w:pStyle w:val="L-Regular"/>
        <w:rPr>
          <w:ins w:id="707" w:author="Aaron England" w:date="2019-05-09T05:32:00Z"/>
        </w:rPr>
      </w:pPr>
    </w:p>
    <w:p w14:paraId="3B8D1462" w14:textId="65774F79" w:rsidR="003A74B7" w:rsidRPr="005B4073" w:rsidRDefault="00E52D4C" w:rsidP="00A43177">
      <w:pPr>
        <w:pStyle w:val="L-Regular"/>
        <w:rPr>
          <w:iCs/>
        </w:rPr>
        <w:pPrChange w:id="708" w:author="Aaron England" w:date="2019-05-09T05:32:00Z">
          <w:pPr>
            <w:pStyle w:val="IMG-Caption"/>
          </w:pPr>
        </w:pPrChange>
      </w:pPr>
      <w:del w:id="709" w:author="Aaron England" w:date="2019-05-09T05:32:00Z">
        <w:r w:rsidRPr="005B4073" w:rsidDel="00944FAA">
          <w:rPr>
            <w:noProof/>
            <w:lang w:val="en-US"/>
          </w:rPr>
          <w:drawing>
            <wp:inline distT="0" distB="0" distL="0" distR="0" wp14:anchorId="2FC17F47" wp14:editId="2A20B5CB">
              <wp:extent cx="5943600" cy="5924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92455"/>
                      </a:xfrm>
                      <a:prstGeom prst="rect">
                        <a:avLst/>
                      </a:prstGeom>
                    </pic:spPr>
                  </pic:pic>
                </a:graphicData>
              </a:graphic>
            </wp:inline>
          </w:drawing>
        </w:r>
      </w:del>
      <w:ins w:id="710" w:author="Aaron England" w:date="2019-05-09T05:32:00Z">
        <w:r w:rsidR="00944FAA" w:rsidRPr="00944FAA">
          <w:rPr>
            <w:noProof/>
          </w:rPr>
          <w:t xml:space="preserve"> </w:t>
        </w:r>
        <w:r w:rsidR="00944FAA">
          <w:rPr>
            <w:noProof/>
          </w:rPr>
          <w:drawing>
            <wp:inline distT="0" distB="0" distL="0" distR="0" wp14:anchorId="324D35E0" wp14:editId="4719FF63">
              <wp:extent cx="5943600" cy="789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89305"/>
                      </a:xfrm>
                      <a:prstGeom prst="rect">
                        <a:avLst/>
                      </a:prstGeom>
                    </pic:spPr>
                  </pic:pic>
                </a:graphicData>
              </a:graphic>
            </wp:inline>
          </w:drawing>
        </w:r>
      </w:ins>
    </w:p>
    <w:p w14:paraId="5EC9A78F" w14:textId="6DFBFED9" w:rsidR="003A74B7" w:rsidRPr="005B4073" w:rsidRDefault="00E52D4C" w:rsidP="00D451A9">
      <w:pPr>
        <w:pStyle w:val="IMG-Caption"/>
      </w:pPr>
      <w:r w:rsidRPr="005B4073">
        <w:t xml:space="preserve">Figure 2.x: Output from fitting the random forest </w:t>
      </w:r>
      <w:proofErr w:type="spellStart"/>
      <w:r w:rsidRPr="005B4073">
        <w:t>regressor</w:t>
      </w:r>
      <w:proofErr w:type="spellEnd"/>
      <w:r w:rsidRPr="005B4073">
        <w:t xml:space="preserve"> model with tuned </w:t>
      </w:r>
      <w:proofErr w:type="spellStart"/>
      <w:r w:rsidRPr="005B4073">
        <w:t>hyperparameters</w:t>
      </w:r>
      <w:proofErr w:type="spellEnd"/>
    </w:p>
    <w:p w14:paraId="758E011C" w14:textId="776CB71A" w:rsidR="00F20694" w:rsidRPr="00264859" w:rsidRDefault="00F20694" w:rsidP="00D451A9">
      <w:pPr>
        <w:pStyle w:val="L-Numbers"/>
      </w:pPr>
      <w:r w:rsidRPr="005B4073">
        <w:t>P</w:t>
      </w:r>
      <w:r w:rsidR="00F634D0" w:rsidRPr="005B4073">
        <w:t>lot feature importance in descending order</w:t>
      </w:r>
      <w:r w:rsidRPr="005B4073">
        <w:t xml:space="preserve"> using the following code:</w:t>
      </w:r>
    </w:p>
    <w:p w14:paraId="63CD7A8B" w14:textId="77777777" w:rsidR="00F634D0" w:rsidRPr="005B4073" w:rsidRDefault="00F634D0" w:rsidP="00D451A9">
      <w:pPr>
        <w:pStyle w:val="L-Source"/>
      </w:pPr>
      <w:proofErr w:type="gramStart"/>
      <w:r w:rsidRPr="005B4073">
        <w:t>import</w:t>
      </w:r>
      <w:proofErr w:type="gramEnd"/>
      <w:r w:rsidRPr="005B4073">
        <w:t xml:space="preserve"> pandas as </w:t>
      </w:r>
      <w:proofErr w:type="spellStart"/>
      <w:r w:rsidRPr="005B4073">
        <w:t>pd</w:t>
      </w:r>
      <w:proofErr w:type="spellEnd"/>
    </w:p>
    <w:p w14:paraId="5CE30B93" w14:textId="77777777" w:rsidR="00F634D0" w:rsidRPr="005B4073" w:rsidRDefault="00F634D0" w:rsidP="00D451A9">
      <w:pPr>
        <w:pStyle w:val="L-Source"/>
      </w:pPr>
      <w:proofErr w:type="gramStart"/>
      <w:r w:rsidRPr="005B4073">
        <w:t>import</w:t>
      </w:r>
      <w:proofErr w:type="gramEnd"/>
      <w:r w:rsidRPr="005B4073">
        <w:t xml:space="preserve"> </w:t>
      </w:r>
      <w:proofErr w:type="spellStart"/>
      <w:r w:rsidRPr="005B4073">
        <w:t>matplotlib.pyplot</w:t>
      </w:r>
      <w:proofErr w:type="spellEnd"/>
      <w:r w:rsidRPr="005B4073">
        <w:t xml:space="preserve"> as </w:t>
      </w:r>
      <w:proofErr w:type="spellStart"/>
      <w:r w:rsidRPr="005B4073">
        <w:t>plt</w:t>
      </w:r>
      <w:proofErr w:type="spellEnd"/>
    </w:p>
    <w:p w14:paraId="0D3FE185" w14:textId="77777777" w:rsidR="00F634D0" w:rsidRPr="005B4073" w:rsidRDefault="00F634D0" w:rsidP="00D451A9">
      <w:pPr>
        <w:pStyle w:val="L-Source"/>
      </w:pPr>
      <w:proofErr w:type="spellStart"/>
      <w:r w:rsidRPr="005B4073">
        <w:t>df_imp</w:t>
      </w:r>
      <w:proofErr w:type="spellEnd"/>
      <w:r w:rsidRPr="005B4073">
        <w:t xml:space="preserve"> = </w:t>
      </w:r>
      <w:proofErr w:type="spellStart"/>
      <w:proofErr w:type="gramStart"/>
      <w:r w:rsidRPr="005B4073">
        <w:t>pd.DataFrame</w:t>
      </w:r>
      <w:proofErr w:type="spellEnd"/>
      <w:r w:rsidRPr="005B4073">
        <w:t>(</w:t>
      </w:r>
      <w:proofErr w:type="gramEnd"/>
      <w:r w:rsidRPr="005B4073">
        <w:t>{'Importance': list(</w:t>
      </w:r>
      <w:proofErr w:type="spellStart"/>
      <w:r w:rsidRPr="005B4073">
        <w:t>model.feature_importances</w:t>
      </w:r>
      <w:proofErr w:type="spellEnd"/>
      <w:r w:rsidRPr="005B4073">
        <w:t>_)}, index=</w:t>
      </w:r>
      <w:proofErr w:type="spellStart"/>
      <w:r w:rsidRPr="005B4073">
        <w:t>X.columns</w:t>
      </w:r>
      <w:proofErr w:type="spellEnd"/>
      <w:r w:rsidRPr="005B4073">
        <w:t>)</w:t>
      </w:r>
    </w:p>
    <w:p w14:paraId="66BB59FF" w14:textId="77777777" w:rsidR="00F634D0" w:rsidRPr="005B4073" w:rsidRDefault="00F634D0" w:rsidP="00D451A9">
      <w:pPr>
        <w:pStyle w:val="L-Source"/>
      </w:pPr>
      <w:proofErr w:type="spellStart"/>
      <w:r w:rsidRPr="005B4073">
        <w:t>df_imp_sorted</w:t>
      </w:r>
      <w:proofErr w:type="spellEnd"/>
      <w:r w:rsidRPr="005B4073">
        <w:t xml:space="preserve"> = </w:t>
      </w:r>
      <w:proofErr w:type="spellStart"/>
      <w:r w:rsidRPr="005B4073">
        <w:t>df_imp.sort_</w:t>
      </w:r>
      <w:proofErr w:type="gramStart"/>
      <w:r w:rsidRPr="005B4073">
        <w:t>values</w:t>
      </w:r>
      <w:proofErr w:type="spellEnd"/>
      <w:r w:rsidRPr="005B4073">
        <w:t>(</w:t>
      </w:r>
      <w:proofErr w:type="gramEnd"/>
      <w:r w:rsidRPr="005B4073">
        <w:t>by=('Importance'), ascending=True)</w:t>
      </w:r>
    </w:p>
    <w:p w14:paraId="3C786BB2" w14:textId="77777777" w:rsidR="00F634D0" w:rsidRPr="005B4073" w:rsidRDefault="00F634D0" w:rsidP="00D451A9">
      <w:pPr>
        <w:pStyle w:val="L-Source"/>
      </w:pPr>
      <w:proofErr w:type="spellStart"/>
      <w:r w:rsidRPr="005B4073">
        <w:t>df_imp_</w:t>
      </w:r>
      <w:proofErr w:type="gramStart"/>
      <w:r w:rsidRPr="005B4073">
        <w:t>sorted.plot.barh</w:t>
      </w:r>
      <w:proofErr w:type="spellEnd"/>
      <w:r w:rsidRPr="005B4073">
        <w:t>(</w:t>
      </w:r>
      <w:proofErr w:type="spellStart"/>
      <w:proofErr w:type="gramEnd"/>
      <w:r w:rsidRPr="005B4073">
        <w:t>figsize</w:t>
      </w:r>
      <w:proofErr w:type="spellEnd"/>
      <w:r w:rsidRPr="005B4073">
        <w:t>=(5,5))</w:t>
      </w:r>
    </w:p>
    <w:p w14:paraId="72C86041" w14:textId="77777777" w:rsidR="00F634D0" w:rsidRPr="005B4073" w:rsidRDefault="00F634D0" w:rsidP="00D451A9">
      <w:pPr>
        <w:pStyle w:val="L-Source"/>
      </w:pPr>
      <w:proofErr w:type="spellStart"/>
      <w:proofErr w:type="gramStart"/>
      <w:r w:rsidRPr="005B4073">
        <w:t>plt.title</w:t>
      </w:r>
      <w:proofErr w:type="spellEnd"/>
      <w:r w:rsidRPr="005B4073">
        <w:t>(</w:t>
      </w:r>
      <w:proofErr w:type="gramEnd"/>
      <w:r w:rsidRPr="005B4073">
        <w:t>'Relative Feature Importance')</w:t>
      </w:r>
    </w:p>
    <w:p w14:paraId="0C21A097" w14:textId="77777777" w:rsidR="00F634D0" w:rsidRPr="005B4073" w:rsidRDefault="00F634D0" w:rsidP="00D451A9">
      <w:pPr>
        <w:pStyle w:val="L-Source"/>
      </w:pPr>
      <w:proofErr w:type="spellStart"/>
      <w:proofErr w:type="gramStart"/>
      <w:r w:rsidRPr="005B4073">
        <w:t>plt.xlabel</w:t>
      </w:r>
      <w:proofErr w:type="spellEnd"/>
      <w:r w:rsidRPr="005B4073">
        <w:t>(</w:t>
      </w:r>
      <w:proofErr w:type="gramEnd"/>
      <w:r w:rsidRPr="005B4073">
        <w:t>'Relative Importance')</w:t>
      </w:r>
    </w:p>
    <w:p w14:paraId="011A87D1" w14:textId="77777777" w:rsidR="00F634D0" w:rsidRPr="005B4073" w:rsidRDefault="00F634D0" w:rsidP="00D451A9">
      <w:pPr>
        <w:pStyle w:val="L-Source"/>
      </w:pPr>
      <w:proofErr w:type="spellStart"/>
      <w:proofErr w:type="gramStart"/>
      <w:r w:rsidRPr="005B4073">
        <w:t>plt.ylabel</w:t>
      </w:r>
      <w:proofErr w:type="spellEnd"/>
      <w:r w:rsidRPr="005B4073">
        <w:t>(</w:t>
      </w:r>
      <w:proofErr w:type="gramEnd"/>
      <w:r w:rsidRPr="005B4073">
        <w:t>'Variable')</w:t>
      </w:r>
    </w:p>
    <w:p w14:paraId="71D910EC" w14:textId="77777777" w:rsidR="00F634D0" w:rsidRPr="005B4073" w:rsidRDefault="00F634D0" w:rsidP="00D451A9">
      <w:pPr>
        <w:pStyle w:val="L-Source"/>
      </w:pPr>
      <w:proofErr w:type="spellStart"/>
      <w:proofErr w:type="gramStart"/>
      <w:r w:rsidRPr="005B4073">
        <w:t>plt.legend</w:t>
      </w:r>
      <w:proofErr w:type="spellEnd"/>
      <w:r w:rsidRPr="005B4073">
        <w:t>(</w:t>
      </w:r>
      <w:proofErr w:type="spellStart"/>
      <w:proofErr w:type="gramEnd"/>
      <w:r w:rsidRPr="005B4073">
        <w:t>loc</w:t>
      </w:r>
      <w:proofErr w:type="spellEnd"/>
      <w:r w:rsidRPr="005B4073">
        <w:t>=4)</w:t>
      </w:r>
    </w:p>
    <w:p w14:paraId="3E246998" w14:textId="20B94C6B" w:rsidR="001D7246" w:rsidRPr="005B4073" w:rsidRDefault="00F634D0" w:rsidP="00D451A9">
      <w:pPr>
        <w:pStyle w:val="L-Source"/>
      </w:pPr>
      <w:proofErr w:type="spellStart"/>
      <w:proofErr w:type="gramStart"/>
      <w:r w:rsidRPr="005B4073">
        <w:t>plt.show</w:t>
      </w:r>
      <w:proofErr w:type="spellEnd"/>
      <w:r w:rsidRPr="005B4073">
        <w:t>()</w:t>
      </w:r>
      <w:proofErr w:type="gramEnd"/>
    </w:p>
    <w:p w14:paraId="438C246C" w14:textId="7FB574F7" w:rsidR="00D05FAA" w:rsidRPr="005B4073" w:rsidRDefault="001D7246" w:rsidP="00D451A9">
      <w:pPr>
        <w:pStyle w:val="L-Regular"/>
      </w:pPr>
      <w:r w:rsidRPr="005B4073">
        <w:t>See the resultant output below:</w:t>
      </w:r>
    </w:p>
    <w:p w14:paraId="725E2C22" w14:textId="1D4CDA91" w:rsidR="00D05FAA" w:rsidRPr="005B4073" w:rsidRDefault="00D05FAA" w:rsidP="00D451A9">
      <w:pPr>
        <w:pStyle w:val="IMG-Caption"/>
        <w:rPr>
          <w:iCs/>
        </w:rPr>
      </w:pPr>
      <w:del w:id="711" w:author="Aaron England" w:date="2019-05-09T05:32:00Z">
        <w:r w:rsidRPr="005B4073" w:rsidDel="00901011">
          <w:rPr>
            <w:noProof/>
            <w:lang w:val="en-US"/>
          </w:rPr>
          <w:drawing>
            <wp:inline distT="0" distB="0" distL="0" distR="0" wp14:anchorId="072AF836" wp14:editId="63D5AF05">
              <wp:extent cx="5943600" cy="2100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00580"/>
                      </a:xfrm>
                      <a:prstGeom prst="rect">
                        <a:avLst/>
                      </a:prstGeom>
                    </pic:spPr>
                  </pic:pic>
                </a:graphicData>
              </a:graphic>
            </wp:inline>
          </w:drawing>
        </w:r>
      </w:del>
      <w:ins w:id="712" w:author="Aaron England" w:date="2019-05-09T05:32:00Z">
        <w:r w:rsidR="00901011" w:rsidRPr="00901011">
          <w:rPr>
            <w:noProof/>
          </w:rPr>
          <w:t xml:space="preserve"> </w:t>
        </w:r>
        <w:r w:rsidR="00901011">
          <w:rPr>
            <w:noProof/>
          </w:rPr>
          <w:drawing>
            <wp:inline distT="0" distB="0" distL="0" distR="0" wp14:anchorId="2EAF7BA9" wp14:editId="6B612343">
              <wp:extent cx="5943600" cy="22015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01545"/>
                      </a:xfrm>
                      <a:prstGeom prst="rect">
                        <a:avLst/>
                      </a:prstGeom>
                    </pic:spPr>
                  </pic:pic>
                </a:graphicData>
              </a:graphic>
            </wp:inline>
          </w:drawing>
        </w:r>
      </w:ins>
    </w:p>
    <w:p w14:paraId="42A68BE4" w14:textId="6F552E99" w:rsidR="0074185E" w:rsidRPr="005B4073" w:rsidRDefault="00EA5D7A" w:rsidP="00D451A9">
      <w:pPr>
        <w:pStyle w:val="IMG-Caption"/>
      </w:pPr>
      <w:r w:rsidRPr="005B4073">
        <w:t>Figure 2.x</w:t>
      </w:r>
      <w:r w:rsidR="00110CF3" w:rsidRPr="005B4073">
        <w:t xml:space="preserve">: Feature importance from </w:t>
      </w:r>
      <w:r w:rsidRPr="005B4073">
        <w:t xml:space="preserve">random forest </w:t>
      </w:r>
      <w:proofErr w:type="spellStart"/>
      <w:r w:rsidRPr="005B4073">
        <w:t>regressor</w:t>
      </w:r>
      <w:proofErr w:type="spellEnd"/>
      <w:r w:rsidRPr="005B4073">
        <w:t xml:space="preserve"> model</w:t>
      </w:r>
      <w:r w:rsidR="00110CF3" w:rsidRPr="005B4073">
        <w:t xml:space="preserve"> with tuned </w:t>
      </w:r>
      <w:proofErr w:type="spellStart"/>
      <w:r w:rsidR="00110CF3" w:rsidRPr="005B4073">
        <w:t>hyperparameters</w:t>
      </w:r>
      <w:proofErr w:type="spellEnd"/>
    </w:p>
    <w:p w14:paraId="0A517D9A" w14:textId="6A14C228" w:rsidR="0074185E" w:rsidRPr="005B4073" w:rsidRDefault="00232E2C" w:rsidP="00D451A9">
      <w:pPr>
        <w:pStyle w:val="P-Regular"/>
      </w:pPr>
      <w:r w:rsidRPr="005B4073">
        <w:t>From Figure 2.x, we can see that the dummy variable</w:t>
      </w:r>
      <w:ins w:id="713" w:author="Aaron England" w:date="2019-05-09T05:34:00Z">
        <w:r w:rsidR="00901011">
          <w:t>s</w:t>
        </w:r>
      </w:ins>
      <w:r w:rsidRPr="005B4073">
        <w:t xml:space="preserve"> ‘</w:t>
      </w:r>
      <w:proofErr w:type="spellStart"/>
      <w:r w:rsidRPr="00D451A9">
        <w:rPr>
          <w:rStyle w:val="P-Code"/>
        </w:rPr>
        <w:t>Description_Warm</w:t>
      </w:r>
      <w:proofErr w:type="spellEnd"/>
      <w:r w:rsidRPr="005B4073">
        <w:t xml:space="preserve">’ </w:t>
      </w:r>
      <w:ins w:id="714" w:author="Aaron England" w:date="2019-05-09T05:34:00Z">
        <w:r w:rsidR="00901011">
          <w:t>and ‘</w:t>
        </w:r>
        <w:proofErr w:type="spellStart"/>
        <w:r w:rsidR="00901011" w:rsidRPr="00901011">
          <w:rPr>
            <w:rFonts w:ascii="Lucida Console" w:hAnsi="Lucida Console"/>
            <w:highlight w:val="yellow"/>
            <w:rPrChange w:id="715" w:author="Aaron England" w:date="2019-05-09T05:34:00Z">
              <w:rPr/>
            </w:rPrChange>
          </w:rPr>
          <w:t>Decription_Normal</w:t>
        </w:r>
        <w:proofErr w:type="spellEnd"/>
        <w:r w:rsidR="00901011">
          <w:t xml:space="preserve">’ are </w:t>
        </w:r>
      </w:ins>
      <w:r w:rsidRPr="005B4073">
        <w:t>is the main driver</w:t>
      </w:r>
      <w:ins w:id="716" w:author="Aaron England" w:date="2019-05-09T05:34:00Z">
        <w:r w:rsidR="00901011">
          <w:t>s</w:t>
        </w:r>
      </w:ins>
      <w:r w:rsidRPr="005B4073">
        <w:t xml:space="preserve"> of temperature in Celsius. </w:t>
      </w:r>
      <w:r w:rsidR="0018015C" w:rsidRPr="005B4073">
        <w:t xml:space="preserve">This makes sense as someone describing the day as warm </w:t>
      </w:r>
      <w:ins w:id="717" w:author="Aaron England" w:date="2019-05-09T05:35:00Z">
        <w:r w:rsidR="00901011">
          <w:t xml:space="preserve">or normal </w:t>
        </w:r>
      </w:ins>
      <w:r w:rsidR="0018015C" w:rsidRPr="005B4073">
        <w:t xml:space="preserve">is referring to the perceived temperature. </w:t>
      </w:r>
      <w:del w:id="718" w:author="Aaron England" w:date="2019-05-09T05:35:00Z">
        <w:r w:rsidR="0018015C" w:rsidRPr="005B4073" w:rsidDel="00901011">
          <w:delText>Additionally, the variable ‘Rain’ pertains to temperature because the ‘</w:delText>
        </w:r>
        <w:r w:rsidR="0018015C" w:rsidRPr="00D451A9" w:rsidDel="00901011">
          <w:rPr>
            <w:rStyle w:val="P-Code"/>
          </w:rPr>
          <w:delText>Rain</w:delText>
        </w:r>
        <w:r w:rsidR="0018015C" w:rsidRPr="005B4073" w:rsidDel="00901011">
          <w:delText>’ feature determines only if it was raining (</w:delText>
        </w:r>
        <w:r w:rsidR="0018015C" w:rsidRPr="00D451A9" w:rsidDel="00901011">
          <w:rPr>
            <w:rStyle w:val="P-Code"/>
          </w:rPr>
          <w:delText>‘Rain’ = 1</w:delText>
        </w:r>
        <w:r w:rsidR="0018015C" w:rsidRPr="005B4073" w:rsidDel="00901011">
          <w:delText>) or snowing (</w:delText>
        </w:r>
        <w:r w:rsidR="0018015C" w:rsidRPr="00D451A9" w:rsidDel="00901011">
          <w:rPr>
            <w:rStyle w:val="P-Code"/>
          </w:rPr>
          <w:delText>‘Rain’ = 0</w:delText>
        </w:r>
        <w:r w:rsidR="0018015C" w:rsidRPr="005B4073" w:rsidDel="00901011">
          <w:delText xml:space="preserve">); both of which are closely related to temperature. </w:delText>
        </w:r>
      </w:del>
      <w:r w:rsidR="0018015C" w:rsidRPr="005B4073">
        <w:t>Meanwhile, ‘</w:t>
      </w:r>
      <w:proofErr w:type="spellStart"/>
      <w:r w:rsidR="0018015C" w:rsidRPr="00D451A9">
        <w:rPr>
          <w:rStyle w:val="P-Code"/>
        </w:rPr>
        <w:t>Wind_Bearing_Degrees</w:t>
      </w:r>
      <w:proofErr w:type="spellEnd"/>
      <w:r w:rsidR="0018015C" w:rsidRPr="005B4073">
        <w:t>’ and ‘</w:t>
      </w:r>
      <w:proofErr w:type="spellStart"/>
      <w:r w:rsidR="0018015C" w:rsidRPr="00D451A9">
        <w:rPr>
          <w:rStyle w:val="P-Code"/>
        </w:rPr>
        <w:t>Wind_Speed_km</w:t>
      </w:r>
      <w:proofErr w:type="spellEnd"/>
      <w:r w:rsidR="0018015C" w:rsidRPr="005B4073">
        <w:t>’ have a small effect on the temperature.</w:t>
      </w:r>
      <w:r w:rsidR="00D05370" w:rsidRPr="005B4073">
        <w:t xml:space="preserve"> Let’s now check to see how our model performs on the test data.</w:t>
      </w:r>
    </w:p>
    <w:p w14:paraId="734C3344" w14:textId="77777777" w:rsidR="004A3138" w:rsidRPr="005B4073" w:rsidRDefault="004A3138" w:rsidP="00DA7903">
      <w:pPr>
        <w:rPr>
          <w:iCs/>
        </w:rPr>
      </w:pPr>
    </w:p>
    <w:p w14:paraId="4D57ABFE" w14:textId="77777777" w:rsidR="001D7246" w:rsidRPr="005B4073" w:rsidRDefault="00536708" w:rsidP="00D451A9">
      <w:pPr>
        <w:pStyle w:val="H2-General"/>
      </w:pPr>
      <w:r w:rsidRPr="005B4073">
        <w:t xml:space="preserve">Activity 7: Generating predictions and evaluating performance of tuned random forest </w:t>
      </w:r>
      <w:proofErr w:type="spellStart"/>
      <w:r w:rsidRPr="005B4073">
        <w:t>regressor</w:t>
      </w:r>
      <w:proofErr w:type="spellEnd"/>
      <w:r w:rsidRPr="005B4073">
        <w:t xml:space="preserve"> model</w:t>
      </w:r>
    </w:p>
    <w:p w14:paraId="376E0584" w14:textId="77777777" w:rsidR="002662A0" w:rsidRPr="00446111" w:rsidRDefault="002662A0" w:rsidP="00D451A9">
      <w:pPr>
        <w:pStyle w:val="SB-Sidebar"/>
      </w:pPr>
      <w:r w:rsidRPr="00446111">
        <w:t xml:space="preserve">Present x: Generating predictions and evaluating performance of tuned random forest </w:t>
      </w:r>
      <w:proofErr w:type="spellStart"/>
      <w:r w:rsidRPr="00446111">
        <w:t>regressor</w:t>
      </w:r>
      <w:proofErr w:type="spellEnd"/>
      <w:r w:rsidRPr="00446111">
        <w:t xml:space="preserve"> model</w:t>
      </w:r>
    </w:p>
    <w:p w14:paraId="486342E4" w14:textId="31E9A1FD" w:rsidR="00CF5FC2" w:rsidRPr="005B4073" w:rsidRDefault="0016648D" w:rsidP="00D451A9">
      <w:pPr>
        <w:pStyle w:val="P-Regular"/>
      </w:pPr>
      <w:r w:rsidRPr="005B4073">
        <w:t xml:space="preserve">In Exercise </w:t>
      </w:r>
      <w:r w:rsidR="00301955" w:rsidRPr="005B4073">
        <w:t>3 and Activity 1, we learned to generate predictions and evaluate the performance of regression models that predict a continuous outcome.</w:t>
      </w:r>
      <w:r w:rsidR="004157AC" w:rsidRPr="005B4073">
        <w:t xml:space="preserve"> </w:t>
      </w:r>
      <w:r w:rsidR="00400F81" w:rsidRPr="005B4073">
        <w:t xml:space="preserve">In this activity, we will be taking the same approach to evaluate the performance of our random forest </w:t>
      </w:r>
      <w:proofErr w:type="spellStart"/>
      <w:r w:rsidR="00400F81" w:rsidRPr="005B4073">
        <w:t>regressor</w:t>
      </w:r>
      <w:proofErr w:type="spellEnd"/>
      <w:r w:rsidR="00400F81" w:rsidRPr="005B4073">
        <w:t xml:space="preserve"> m</w:t>
      </w:r>
      <w:r w:rsidR="00521815" w:rsidRPr="005B4073">
        <w:t>odel to predict temperature in Celsius</w:t>
      </w:r>
      <w:r w:rsidR="00400F81" w:rsidRPr="005B4073">
        <w:t>.</w:t>
      </w:r>
    </w:p>
    <w:p w14:paraId="3DEB752A" w14:textId="4528AD42" w:rsidR="005B77DA" w:rsidRDefault="00771019" w:rsidP="005B77DA">
      <w:pPr>
        <w:pStyle w:val="H3-Callout"/>
        <w:rPr>
          <w:ins w:id="719" w:author="Aaron England" w:date="2019-05-08T21:53:00Z"/>
        </w:rPr>
      </w:pPr>
      <w:del w:id="720" w:author="Aaron England" w:date="2019-05-08T21:53:00Z">
        <w:r w:rsidRPr="005B4073" w:rsidDel="005B77DA">
          <w:delText>C</w:delText>
        </w:r>
        <w:r w:rsidR="00941724" w:rsidRPr="005B4073" w:rsidDel="005B77DA">
          <w:delText>ontinuing from Exercise 13:</w:delText>
        </w:r>
      </w:del>
      <w:ins w:id="721" w:author="Aaron England" w:date="2019-05-08T21:53:00Z">
        <w:r w:rsidR="005B77DA">
          <w:t>Note:</w:t>
        </w:r>
      </w:ins>
    </w:p>
    <w:p w14:paraId="70C12D15" w14:textId="51A97C70" w:rsidR="005B77DA" w:rsidRPr="005B4073" w:rsidRDefault="005B77DA" w:rsidP="0086531C">
      <w:pPr>
        <w:pStyle w:val="P-Callout"/>
        <w:pPrChange w:id="722" w:author="Aaron England" w:date="2019-05-08T21:53:00Z">
          <w:pPr>
            <w:pStyle w:val="P-Regular"/>
          </w:pPr>
        </w:pPrChange>
      </w:pPr>
      <w:ins w:id="723" w:author="Aaron England" w:date="2019-05-08T21:53:00Z">
        <w:r>
          <w:t>Continuing from Exercise 13</w:t>
        </w:r>
      </w:ins>
    </w:p>
    <w:p w14:paraId="78752557" w14:textId="77777777" w:rsidR="00B241B0" w:rsidRPr="005B4073" w:rsidRDefault="00B241B0" w:rsidP="00D451A9">
      <w:pPr>
        <w:pStyle w:val="L-Numbers"/>
        <w:numPr>
          <w:ilvl w:val="0"/>
          <w:numId w:val="38"/>
        </w:numPr>
      </w:pPr>
      <w:r w:rsidRPr="005B4073">
        <w:t>Generate predictions on the test data</w:t>
      </w:r>
    </w:p>
    <w:p w14:paraId="412674AA" w14:textId="77777777" w:rsidR="00B241B0" w:rsidRPr="005B4073" w:rsidRDefault="00B241B0" w:rsidP="00D451A9">
      <w:pPr>
        <w:pStyle w:val="L-Numbers"/>
      </w:pPr>
      <w:r w:rsidRPr="005B4073">
        <w:t>Plot correlation of predicted and actual values</w:t>
      </w:r>
    </w:p>
    <w:p w14:paraId="7B56738C" w14:textId="77777777" w:rsidR="00B241B0" w:rsidRPr="005B4073" w:rsidRDefault="00B241B0" w:rsidP="00D451A9">
      <w:pPr>
        <w:pStyle w:val="L-Numbers"/>
      </w:pPr>
      <w:r w:rsidRPr="005B4073">
        <w:t>Plot distribution of residuals</w:t>
      </w:r>
    </w:p>
    <w:p w14:paraId="785112E7" w14:textId="4D917D2F" w:rsidR="00B241B0" w:rsidRPr="004636C0" w:rsidRDefault="00B241B0" w:rsidP="00D451A9">
      <w:pPr>
        <w:pStyle w:val="L-Numbers"/>
      </w:pPr>
      <w:r w:rsidRPr="005B4073">
        <w:t xml:space="preserve">Compute metrics, place them in a </w:t>
      </w:r>
      <w:proofErr w:type="spellStart"/>
      <w:r w:rsidRPr="005B4073">
        <w:t>dataframe</w:t>
      </w:r>
      <w:proofErr w:type="spellEnd"/>
      <w:r w:rsidRPr="005B4073">
        <w:t>, and print it</w:t>
      </w:r>
    </w:p>
    <w:p w14:paraId="594F2EA3" w14:textId="77777777" w:rsidR="00B241B0" w:rsidRPr="0000648E" w:rsidRDefault="00B241B0" w:rsidP="00D451A9">
      <w:pPr>
        <w:pStyle w:val="P-Regular"/>
      </w:pPr>
      <w:r w:rsidRPr="00D451A9">
        <w:rPr>
          <w:rStyle w:val="P-Bold"/>
        </w:rPr>
        <w:t>Solution</w:t>
      </w:r>
      <w:r w:rsidRPr="0000648E">
        <w:t>:</w:t>
      </w:r>
    </w:p>
    <w:p w14:paraId="69AEAC71" w14:textId="3E72DFE3" w:rsidR="00B241B0" w:rsidRPr="0000648E" w:rsidRDefault="00B241B0" w:rsidP="00D451A9">
      <w:pPr>
        <w:pStyle w:val="L-Numbers"/>
        <w:numPr>
          <w:ilvl w:val="0"/>
          <w:numId w:val="8"/>
        </w:numPr>
        <w:rPr>
          <w:iCs/>
        </w:rPr>
      </w:pPr>
      <w:r w:rsidRPr="005B4073">
        <w:t xml:space="preserve">Generate predictions on the test data using </w:t>
      </w:r>
      <w:r w:rsidRPr="005C6AAB">
        <w:rPr>
          <w:rFonts w:ascii="Lucida Console" w:hAnsi="Lucida Console"/>
          <w:highlight w:val="yellow"/>
          <w:rPrChange w:id="724" w:author="Aaron England" w:date="2019-05-09T05:35:00Z">
            <w:rPr/>
          </w:rPrChange>
        </w:rPr>
        <w:t xml:space="preserve">predictions = </w:t>
      </w:r>
      <w:proofErr w:type="spellStart"/>
      <w:r w:rsidRPr="005C6AAB">
        <w:rPr>
          <w:rFonts w:ascii="Lucida Console" w:hAnsi="Lucida Console"/>
          <w:highlight w:val="yellow"/>
          <w:rPrChange w:id="725" w:author="Aaron England" w:date="2019-05-09T05:35:00Z">
            <w:rPr/>
          </w:rPrChange>
        </w:rPr>
        <w:t>model.predict</w:t>
      </w:r>
      <w:proofErr w:type="spellEnd"/>
      <w:r w:rsidRPr="005C6AAB">
        <w:rPr>
          <w:rFonts w:ascii="Lucida Console" w:hAnsi="Lucida Console"/>
          <w:highlight w:val="yellow"/>
          <w:rPrChange w:id="726" w:author="Aaron England" w:date="2019-05-09T05:35:00Z">
            <w:rPr/>
          </w:rPrChange>
        </w:rPr>
        <w:t>(</w:t>
      </w:r>
      <w:proofErr w:type="spellStart"/>
      <w:r w:rsidRPr="005C6AAB">
        <w:rPr>
          <w:rFonts w:ascii="Lucida Console" w:hAnsi="Lucida Console"/>
          <w:highlight w:val="yellow"/>
          <w:rPrChange w:id="727" w:author="Aaron England" w:date="2019-05-09T05:35:00Z">
            <w:rPr/>
          </w:rPrChange>
        </w:rPr>
        <w:t>X_test</w:t>
      </w:r>
      <w:ins w:id="728" w:author="Aaron England" w:date="2019-05-08T23:07:00Z">
        <w:r w:rsidR="00B27919" w:rsidRPr="005C6AAB">
          <w:rPr>
            <w:rFonts w:ascii="Lucida Console" w:hAnsi="Lucida Console"/>
            <w:highlight w:val="yellow"/>
            <w:rPrChange w:id="729" w:author="Aaron England" w:date="2019-05-09T05:35:00Z">
              <w:rPr/>
            </w:rPrChange>
          </w:rPr>
          <w:t>_scaled</w:t>
        </w:r>
      </w:ins>
      <w:proofErr w:type="spellEnd"/>
      <w:r w:rsidRPr="005C6AAB">
        <w:rPr>
          <w:rFonts w:ascii="Lucida Console" w:hAnsi="Lucida Console"/>
          <w:highlight w:val="yellow"/>
          <w:rPrChange w:id="730" w:author="Aaron England" w:date="2019-05-09T05:35:00Z">
            <w:rPr/>
          </w:rPrChange>
        </w:rPr>
        <w:t>)</w:t>
      </w:r>
    </w:p>
    <w:p w14:paraId="25BA5A84" w14:textId="7AD6C3E1" w:rsidR="00771019" w:rsidRPr="004636C0" w:rsidRDefault="00B241B0" w:rsidP="00D451A9">
      <w:pPr>
        <w:pStyle w:val="L-Numbers"/>
        <w:numPr>
          <w:ilvl w:val="0"/>
          <w:numId w:val="8"/>
        </w:numPr>
      </w:pPr>
      <w:r w:rsidRPr="005B4073">
        <w:t>Plot correlation of predicted and actual values using the following code:</w:t>
      </w:r>
    </w:p>
    <w:p w14:paraId="792F494D" w14:textId="77777777" w:rsidR="00941724" w:rsidRPr="005B4073" w:rsidRDefault="00941724" w:rsidP="00D451A9">
      <w:pPr>
        <w:pStyle w:val="L-Source"/>
      </w:pPr>
      <w:proofErr w:type="gramStart"/>
      <w:r w:rsidRPr="005B4073">
        <w:t>import</w:t>
      </w:r>
      <w:proofErr w:type="gramEnd"/>
      <w:r w:rsidRPr="005B4073">
        <w:t xml:space="preserve"> </w:t>
      </w:r>
      <w:proofErr w:type="spellStart"/>
      <w:r w:rsidRPr="005B4073">
        <w:t>matplotlib.pyplot</w:t>
      </w:r>
      <w:proofErr w:type="spellEnd"/>
      <w:r w:rsidRPr="005B4073">
        <w:t xml:space="preserve"> as </w:t>
      </w:r>
      <w:proofErr w:type="spellStart"/>
      <w:r w:rsidRPr="005B4073">
        <w:t>plt</w:t>
      </w:r>
      <w:proofErr w:type="spellEnd"/>
    </w:p>
    <w:p w14:paraId="261BF687" w14:textId="77777777" w:rsidR="00941724" w:rsidRPr="005B4073" w:rsidRDefault="00941724" w:rsidP="00D451A9">
      <w:pPr>
        <w:pStyle w:val="L-Source"/>
      </w:pPr>
      <w:proofErr w:type="gramStart"/>
      <w:r w:rsidRPr="005B4073">
        <w:t>from</w:t>
      </w:r>
      <w:proofErr w:type="gramEnd"/>
      <w:r w:rsidRPr="005B4073">
        <w:t xml:space="preserve"> </w:t>
      </w:r>
      <w:proofErr w:type="spellStart"/>
      <w:r w:rsidRPr="005B4073">
        <w:t>scipy.stats</w:t>
      </w:r>
      <w:proofErr w:type="spellEnd"/>
      <w:r w:rsidRPr="005B4073">
        <w:t xml:space="preserve"> import </w:t>
      </w:r>
      <w:proofErr w:type="spellStart"/>
      <w:r w:rsidRPr="005B4073">
        <w:t>pearsonr</w:t>
      </w:r>
      <w:proofErr w:type="spellEnd"/>
    </w:p>
    <w:p w14:paraId="19CD4DB8" w14:textId="77777777" w:rsidR="00941724" w:rsidRPr="005B4073" w:rsidRDefault="00941724" w:rsidP="00D451A9">
      <w:pPr>
        <w:pStyle w:val="L-Source"/>
      </w:pPr>
      <w:proofErr w:type="spellStart"/>
      <w:proofErr w:type="gramStart"/>
      <w:r w:rsidRPr="005B4073">
        <w:t>plt.scatter</w:t>
      </w:r>
      <w:proofErr w:type="spellEnd"/>
      <w:r w:rsidRPr="005B4073">
        <w:t>(</w:t>
      </w:r>
      <w:proofErr w:type="spellStart"/>
      <w:proofErr w:type="gramEnd"/>
      <w:r w:rsidRPr="005B4073">
        <w:t>y_test</w:t>
      </w:r>
      <w:proofErr w:type="spellEnd"/>
      <w:r w:rsidRPr="005B4073">
        <w:t>, predictions)</w:t>
      </w:r>
    </w:p>
    <w:p w14:paraId="742B59EB" w14:textId="77777777" w:rsidR="00941724" w:rsidRPr="005B4073" w:rsidRDefault="00941724" w:rsidP="00D451A9">
      <w:pPr>
        <w:pStyle w:val="L-Source"/>
      </w:pPr>
      <w:proofErr w:type="spellStart"/>
      <w:proofErr w:type="gramStart"/>
      <w:r w:rsidRPr="005B4073">
        <w:t>plt.xlabel</w:t>
      </w:r>
      <w:proofErr w:type="spellEnd"/>
      <w:r w:rsidRPr="005B4073">
        <w:t>(</w:t>
      </w:r>
      <w:proofErr w:type="gramEnd"/>
      <w:r w:rsidRPr="005B4073">
        <w:t>'Y Test (True Values)')</w:t>
      </w:r>
    </w:p>
    <w:p w14:paraId="3E25708D" w14:textId="77777777" w:rsidR="00941724" w:rsidRPr="005B4073" w:rsidRDefault="00941724" w:rsidP="00D451A9">
      <w:pPr>
        <w:pStyle w:val="L-Source"/>
      </w:pPr>
      <w:proofErr w:type="spellStart"/>
      <w:proofErr w:type="gramStart"/>
      <w:r w:rsidRPr="005B4073">
        <w:t>plt.ylabel</w:t>
      </w:r>
      <w:proofErr w:type="spellEnd"/>
      <w:r w:rsidRPr="005B4073">
        <w:t>(</w:t>
      </w:r>
      <w:proofErr w:type="gramEnd"/>
      <w:r w:rsidRPr="005B4073">
        <w:t>'Predicted Values')</w:t>
      </w:r>
    </w:p>
    <w:p w14:paraId="3D5BA584" w14:textId="77777777" w:rsidR="00941724" w:rsidRPr="005B4073" w:rsidRDefault="00941724" w:rsidP="00D451A9">
      <w:pPr>
        <w:pStyle w:val="L-Source"/>
      </w:pPr>
      <w:proofErr w:type="spellStart"/>
      <w:proofErr w:type="gramStart"/>
      <w:r w:rsidRPr="005B4073">
        <w:t>plt.title</w:t>
      </w:r>
      <w:proofErr w:type="spellEnd"/>
      <w:r w:rsidRPr="005B4073">
        <w:t>(</w:t>
      </w:r>
      <w:proofErr w:type="gramEnd"/>
      <w:r w:rsidRPr="005B4073">
        <w:t>'Predicted vs. Actual Values (r = {0:0.2f})'.format(</w:t>
      </w:r>
      <w:proofErr w:type="spellStart"/>
      <w:r w:rsidRPr="005B4073">
        <w:t>pearsonr</w:t>
      </w:r>
      <w:proofErr w:type="spellEnd"/>
      <w:r w:rsidRPr="005B4073">
        <w:t>(</w:t>
      </w:r>
      <w:proofErr w:type="spellStart"/>
      <w:r w:rsidRPr="005B4073">
        <w:t>y_test</w:t>
      </w:r>
      <w:proofErr w:type="spellEnd"/>
      <w:r w:rsidRPr="005B4073">
        <w:t>, predictions)[0], 2))</w:t>
      </w:r>
    </w:p>
    <w:p w14:paraId="40AE1087" w14:textId="1C25977C" w:rsidR="00941724" w:rsidRPr="005B4073" w:rsidRDefault="00941724" w:rsidP="00D451A9">
      <w:pPr>
        <w:pStyle w:val="L-Source"/>
      </w:pPr>
      <w:proofErr w:type="spellStart"/>
      <w:proofErr w:type="gramStart"/>
      <w:r w:rsidRPr="005B4073">
        <w:t>plt.show</w:t>
      </w:r>
      <w:proofErr w:type="spellEnd"/>
      <w:r w:rsidRPr="005B4073">
        <w:t>()</w:t>
      </w:r>
      <w:proofErr w:type="gramEnd"/>
    </w:p>
    <w:p w14:paraId="70BCE3FB" w14:textId="77777777" w:rsidR="009F50DD" w:rsidRPr="005B4073" w:rsidRDefault="009F50DD" w:rsidP="00D451A9">
      <w:pPr>
        <w:pStyle w:val="L-Regular"/>
        <w:ind w:left="0"/>
      </w:pPr>
      <w:r w:rsidRPr="005B4073">
        <w:tab/>
        <w:t>Refer to the resultant output below:</w:t>
      </w:r>
    </w:p>
    <w:p w14:paraId="19830554" w14:textId="234884D0" w:rsidR="001050DA" w:rsidRPr="005B4073" w:rsidRDefault="001050DA" w:rsidP="00D451A9">
      <w:pPr>
        <w:pStyle w:val="IMG-Caption"/>
        <w:rPr>
          <w:iCs/>
        </w:rPr>
      </w:pPr>
      <w:del w:id="731" w:author="Aaron England" w:date="2019-05-09T05:37:00Z">
        <w:r w:rsidRPr="005B4073" w:rsidDel="004678AE">
          <w:rPr>
            <w:noProof/>
            <w:lang w:val="en-US"/>
          </w:rPr>
          <w:drawing>
            <wp:inline distT="0" distB="0" distL="0" distR="0" wp14:anchorId="6B582D16" wp14:editId="57254F34">
              <wp:extent cx="5943600" cy="1791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91970"/>
                      </a:xfrm>
                      <a:prstGeom prst="rect">
                        <a:avLst/>
                      </a:prstGeom>
                    </pic:spPr>
                  </pic:pic>
                </a:graphicData>
              </a:graphic>
            </wp:inline>
          </w:drawing>
        </w:r>
      </w:del>
      <w:ins w:id="732" w:author="Aaron England" w:date="2019-05-09T05:37:00Z">
        <w:r w:rsidR="004678AE" w:rsidRPr="004678AE">
          <w:rPr>
            <w:noProof/>
          </w:rPr>
          <w:t xml:space="preserve"> </w:t>
        </w:r>
        <w:r w:rsidR="004678AE">
          <w:rPr>
            <w:noProof/>
          </w:rPr>
          <w:drawing>
            <wp:inline distT="0" distB="0" distL="0" distR="0" wp14:anchorId="7ED13F8F" wp14:editId="295F5867">
              <wp:extent cx="5943600" cy="18053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805305"/>
                      </a:xfrm>
                      <a:prstGeom prst="rect">
                        <a:avLst/>
                      </a:prstGeom>
                    </pic:spPr>
                  </pic:pic>
                </a:graphicData>
              </a:graphic>
            </wp:inline>
          </w:drawing>
        </w:r>
      </w:ins>
    </w:p>
    <w:p w14:paraId="33664153" w14:textId="2006BC81" w:rsidR="001050DA" w:rsidRPr="005B4073" w:rsidRDefault="001050DA" w:rsidP="00D451A9">
      <w:pPr>
        <w:pStyle w:val="IMG-Caption"/>
      </w:pPr>
      <w:r w:rsidRPr="005B4073">
        <w:t>Figure 2.x: Scatterplot of predicted and actual values from random forest regression model</w:t>
      </w:r>
      <w:r w:rsidR="00F469C0" w:rsidRPr="005B4073">
        <w:t xml:space="preserve"> with tuned </w:t>
      </w:r>
      <w:proofErr w:type="spellStart"/>
      <w:r w:rsidR="00F469C0" w:rsidRPr="005B4073">
        <w:t>hyperparameters</w:t>
      </w:r>
      <w:proofErr w:type="spellEnd"/>
    </w:p>
    <w:p w14:paraId="09BB4FC3" w14:textId="3D7A6F50" w:rsidR="00771019" w:rsidRPr="004636C0" w:rsidRDefault="00771019" w:rsidP="00D451A9">
      <w:pPr>
        <w:pStyle w:val="L-Numbers"/>
        <w:numPr>
          <w:ilvl w:val="0"/>
          <w:numId w:val="8"/>
        </w:numPr>
      </w:pPr>
      <w:r w:rsidRPr="005B4073">
        <w:t>P</w:t>
      </w:r>
      <w:r w:rsidR="00941724" w:rsidRPr="005B4073">
        <w:t>lot distribution of residuals</w:t>
      </w:r>
      <w:r w:rsidRPr="005B4073">
        <w:t xml:space="preserve"> as follows:</w:t>
      </w:r>
    </w:p>
    <w:p w14:paraId="71EFAF33" w14:textId="77777777" w:rsidR="00941724" w:rsidRPr="005B4073" w:rsidRDefault="00941724" w:rsidP="00D451A9">
      <w:pPr>
        <w:pStyle w:val="L-Source"/>
      </w:pPr>
      <w:proofErr w:type="gramStart"/>
      <w:r w:rsidRPr="005B4073">
        <w:t>import</w:t>
      </w:r>
      <w:proofErr w:type="gramEnd"/>
      <w:r w:rsidRPr="005B4073">
        <w:t xml:space="preserve"> </w:t>
      </w:r>
      <w:proofErr w:type="spellStart"/>
      <w:r w:rsidRPr="005B4073">
        <w:t>seaborn</w:t>
      </w:r>
      <w:proofErr w:type="spellEnd"/>
      <w:r w:rsidRPr="005B4073">
        <w:t xml:space="preserve"> as </w:t>
      </w:r>
      <w:proofErr w:type="spellStart"/>
      <w:r w:rsidRPr="005B4073">
        <w:t>sns</w:t>
      </w:r>
      <w:proofErr w:type="spellEnd"/>
    </w:p>
    <w:p w14:paraId="13211CAF" w14:textId="77777777" w:rsidR="00941724" w:rsidRPr="005B4073" w:rsidRDefault="00941724" w:rsidP="00D451A9">
      <w:pPr>
        <w:pStyle w:val="L-Source"/>
      </w:pPr>
      <w:proofErr w:type="gramStart"/>
      <w:r w:rsidRPr="005B4073">
        <w:t>from</w:t>
      </w:r>
      <w:proofErr w:type="gramEnd"/>
      <w:r w:rsidRPr="005B4073">
        <w:t xml:space="preserve"> </w:t>
      </w:r>
      <w:proofErr w:type="spellStart"/>
      <w:r w:rsidRPr="005B4073">
        <w:t>scipy.stats</w:t>
      </w:r>
      <w:proofErr w:type="spellEnd"/>
      <w:r w:rsidRPr="005B4073">
        <w:t xml:space="preserve"> import </w:t>
      </w:r>
      <w:proofErr w:type="spellStart"/>
      <w:r w:rsidRPr="005B4073">
        <w:t>shapiro</w:t>
      </w:r>
      <w:proofErr w:type="spellEnd"/>
    </w:p>
    <w:p w14:paraId="78562170" w14:textId="77777777" w:rsidR="00941724" w:rsidRPr="005B4073" w:rsidRDefault="00941724" w:rsidP="00D451A9">
      <w:pPr>
        <w:pStyle w:val="L-Source"/>
      </w:pPr>
      <w:proofErr w:type="spellStart"/>
      <w:proofErr w:type="gramStart"/>
      <w:r w:rsidRPr="005B4073">
        <w:t>sns.distplot</w:t>
      </w:r>
      <w:proofErr w:type="spellEnd"/>
      <w:r w:rsidRPr="005B4073">
        <w:t>(</w:t>
      </w:r>
      <w:proofErr w:type="gramEnd"/>
      <w:r w:rsidRPr="005B4073">
        <w:t>(</w:t>
      </w:r>
      <w:proofErr w:type="spellStart"/>
      <w:r w:rsidRPr="005B4073">
        <w:t>y_test</w:t>
      </w:r>
      <w:proofErr w:type="spellEnd"/>
      <w:r w:rsidRPr="005B4073">
        <w:t xml:space="preserve"> - predictions), bins = 50)</w:t>
      </w:r>
    </w:p>
    <w:p w14:paraId="1B4DCAEA" w14:textId="77777777" w:rsidR="00941724" w:rsidRPr="005B4073" w:rsidRDefault="00941724" w:rsidP="00D451A9">
      <w:pPr>
        <w:pStyle w:val="L-Source"/>
      </w:pPr>
      <w:proofErr w:type="spellStart"/>
      <w:proofErr w:type="gramStart"/>
      <w:r w:rsidRPr="005B4073">
        <w:t>plt.xlabel</w:t>
      </w:r>
      <w:proofErr w:type="spellEnd"/>
      <w:r w:rsidRPr="005B4073">
        <w:t>(</w:t>
      </w:r>
      <w:proofErr w:type="gramEnd"/>
      <w:r w:rsidRPr="005B4073">
        <w:t>'Residuals')</w:t>
      </w:r>
    </w:p>
    <w:p w14:paraId="126E24FD" w14:textId="77777777" w:rsidR="00941724" w:rsidRPr="005B4073" w:rsidRDefault="00941724" w:rsidP="00D451A9">
      <w:pPr>
        <w:pStyle w:val="L-Source"/>
      </w:pPr>
      <w:proofErr w:type="spellStart"/>
      <w:proofErr w:type="gramStart"/>
      <w:r w:rsidRPr="005B4073">
        <w:t>plt.ylabel</w:t>
      </w:r>
      <w:proofErr w:type="spellEnd"/>
      <w:r w:rsidRPr="005B4073">
        <w:t>(</w:t>
      </w:r>
      <w:proofErr w:type="gramEnd"/>
      <w:r w:rsidRPr="005B4073">
        <w:t>'Density')</w:t>
      </w:r>
    </w:p>
    <w:p w14:paraId="268DB74F" w14:textId="77777777" w:rsidR="00941724" w:rsidRPr="005B4073" w:rsidRDefault="00941724" w:rsidP="00D451A9">
      <w:pPr>
        <w:pStyle w:val="L-Source"/>
      </w:pPr>
      <w:proofErr w:type="spellStart"/>
      <w:proofErr w:type="gramStart"/>
      <w:r w:rsidRPr="005B4073">
        <w:t>plt.title</w:t>
      </w:r>
      <w:proofErr w:type="spellEnd"/>
      <w:r w:rsidRPr="005B4073">
        <w:t>(</w:t>
      </w:r>
      <w:proofErr w:type="gramEnd"/>
      <w:r w:rsidRPr="005B4073">
        <w:t>'Histogram of Residuals (Shapiro W p-value = {0:0.3f})'.format(</w:t>
      </w:r>
      <w:proofErr w:type="spellStart"/>
      <w:r w:rsidRPr="005B4073">
        <w:t>shapiro</w:t>
      </w:r>
      <w:proofErr w:type="spellEnd"/>
      <w:r w:rsidRPr="005B4073">
        <w:t>(</w:t>
      </w:r>
      <w:proofErr w:type="spellStart"/>
      <w:r w:rsidRPr="005B4073">
        <w:t>y_test</w:t>
      </w:r>
      <w:proofErr w:type="spellEnd"/>
      <w:r w:rsidRPr="005B4073">
        <w:t xml:space="preserve"> - predictions)[1]))</w:t>
      </w:r>
    </w:p>
    <w:p w14:paraId="06A297F8" w14:textId="1D0D30B9" w:rsidR="00941724" w:rsidRPr="005B4073" w:rsidRDefault="00941724" w:rsidP="00D451A9">
      <w:pPr>
        <w:pStyle w:val="L-Source"/>
      </w:pPr>
      <w:proofErr w:type="spellStart"/>
      <w:proofErr w:type="gramStart"/>
      <w:r w:rsidRPr="005B4073">
        <w:t>plt.show</w:t>
      </w:r>
      <w:proofErr w:type="spellEnd"/>
      <w:r w:rsidRPr="005B4073">
        <w:t>()</w:t>
      </w:r>
      <w:proofErr w:type="gramEnd"/>
    </w:p>
    <w:p w14:paraId="26ACCA8E" w14:textId="77777777" w:rsidR="003123B8" w:rsidRPr="005B4073" w:rsidRDefault="003123B8" w:rsidP="00D451A9">
      <w:pPr>
        <w:pStyle w:val="L-Regular"/>
        <w:ind w:left="0"/>
      </w:pPr>
      <w:r w:rsidRPr="005B4073">
        <w:tab/>
        <w:t>Refer to the resultant output below:</w:t>
      </w:r>
    </w:p>
    <w:p w14:paraId="4DE36BAC" w14:textId="6340FC26" w:rsidR="003123B8" w:rsidRPr="005B4073" w:rsidRDefault="003123B8" w:rsidP="00D451A9">
      <w:pPr>
        <w:pStyle w:val="IMG-Caption"/>
        <w:rPr>
          <w:iCs/>
        </w:rPr>
      </w:pPr>
      <w:r w:rsidRPr="005B4073">
        <w:rPr>
          <w:iCs/>
        </w:rPr>
        <w:tab/>
      </w:r>
      <w:del w:id="733" w:author="Aaron England" w:date="2019-05-09T05:37:00Z">
        <w:r w:rsidRPr="005B4073" w:rsidDel="00A84CA2">
          <w:rPr>
            <w:noProof/>
            <w:lang w:val="en-US"/>
          </w:rPr>
          <w:drawing>
            <wp:inline distT="0" distB="0" distL="0" distR="0" wp14:anchorId="4AB19B0E" wp14:editId="1E65122C">
              <wp:extent cx="5943600" cy="17468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46885"/>
                      </a:xfrm>
                      <a:prstGeom prst="rect">
                        <a:avLst/>
                      </a:prstGeom>
                    </pic:spPr>
                  </pic:pic>
                </a:graphicData>
              </a:graphic>
            </wp:inline>
          </w:drawing>
        </w:r>
      </w:del>
      <w:ins w:id="734" w:author="Aaron England" w:date="2019-05-09T05:37:00Z">
        <w:r w:rsidR="00A84CA2" w:rsidRPr="00A84CA2">
          <w:rPr>
            <w:noProof/>
          </w:rPr>
          <w:t xml:space="preserve"> </w:t>
        </w:r>
        <w:r w:rsidR="00A84CA2">
          <w:rPr>
            <w:noProof/>
          </w:rPr>
          <w:drawing>
            <wp:inline distT="0" distB="0" distL="0" distR="0" wp14:anchorId="0DD40278" wp14:editId="30444CAA">
              <wp:extent cx="5943600" cy="18294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829435"/>
                      </a:xfrm>
                      <a:prstGeom prst="rect">
                        <a:avLst/>
                      </a:prstGeom>
                    </pic:spPr>
                  </pic:pic>
                </a:graphicData>
              </a:graphic>
            </wp:inline>
          </w:drawing>
        </w:r>
      </w:ins>
    </w:p>
    <w:p w14:paraId="17A0171E" w14:textId="1E12E8D3" w:rsidR="003123B8" w:rsidRPr="005B4073" w:rsidRDefault="003123B8" w:rsidP="00D451A9">
      <w:pPr>
        <w:pStyle w:val="IMG-Caption"/>
      </w:pPr>
      <w:r w:rsidRPr="005B4073">
        <w:t>Figure 2.x: Histogram of residuals from random forest regression model</w:t>
      </w:r>
      <w:r w:rsidR="00CE5A58" w:rsidRPr="005B4073">
        <w:t xml:space="preserve"> with tuned </w:t>
      </w:r>
      <w:proofErr w:type="spellStart"/>
      <w:r w:rsidR="00CE5A58" w:rsidRPr="005B4073">
        <w:t>hyperparameters</w:t>
      </w:r>
      <w:proofErr w:type="spellEnd"/>
    </w:p>
    <w:p w14:paraId="67E8C5B6" w14:textId="567AA24B" w:rsidR="002A21C6" w:rsidRPr="004636C0" w:rsidRDefault="002A21C6" w:rsidP="00D451A9">
      <w:pPr>
        <w:pStyle w:val="L-Numbers"/>
        <w:numPr>
          <w:ilvl w:val="0"/>
          <w:numId w:val="8"/>
        </w:numPr>
      </w:pPr>
      <w:r w:rsidRPr="005B4073">
        <w:t>Compute metrics, place them</w:t>
      </w:r>
      <w:r w:rsidR="00941724" w:rsidRPr="005B4073">
        <w:t xml:space="preserve"> in a </w:t>
      </w:r>
      <w:proofErr w:type="spellStart"/>
      <w:r w:rsidR="00941724" w:rsidRPr="005B4073">
        <w:t>dataframe</w:t>
      </w:r>
      <w:proofErr w:type="spellEnd"/>
      <w:r w:rsidRPr="005B4073">
        <w:t>, and print it using the code below:</w:t>
      </w:r>
    </w:p>
    <w:p w14:paraId="67F5D3B9" w14:textId="77777777" w:rsidR="00941724" w:rsidRPr="005B4073" w:rsidRDefault="00941724" w:rsidP="00D451A9">
      <w:pPr>
        <w:pStyle w:val="L-Source"/>
      </w:pPr>
      <w:proofErr w:type="gramStart"/>
      <w:r w:rsidRPr="005B4073">
        <w:t>from</w:t>
      </w:r>
      <w:proofErr w:type="gramEnd"/>
      <w:r w:rsidRPr="005B4073">
        <w:t xml:space="preserve"> </w:t>
      </w:r>
      <w:proofErr w:type="spellStart"/>
      <w:r w:rsidRPr="005B4073">
        <w:t>sklearn</w:t>
      </w:r>
      <w:proofErr w:type="spellEnd"/>
      <w:r w:rsidRPr="005B4073">
        <w:t xml:space="preserve"> import metrics</w:t>
      </w:r>
    </w:p>
    <w:p w14:paraId="5CC83CAB" w14:textId="77777777" w:rsidR="00941724" w:rsidRPr="005B4073" w:rsidRDefault="00941724" w:rsidP="00D451A9">
      <w:pPr>
        <w:pStyle w:val="L-Source"/>
      </w:pPr>
      <w:proofErr w:type="gramStart"/>
      <w:r w:rsidRPr="005B4073">
        <w:t>import</w:t>
      </w:r>
      <w:proofErr w:type="gramEnd"/>
      <w:r w:rsidRPr="005B4073">
        <w:t xml:space="preserve"> </w:t>
      </w:r>
      <w:proofErr w:type="spellStart"/>
      <w:r w:rsidRPr="005B4073">
        <w:t>numpy</w:t>
      </w:r>
      <w:proofErr w:type="spellEnd"/>
      <w:r w:rsidRPr="005B4073">
        <w:t xml:space="preserve"> as np</w:t>
      </w:r>
    </w:p>
    <w:p w14:paraId="08CC4B82" w14:textId="77777777" w:rsidR="00941724" w:rsidRPr="005B4073" w:rsidRDefault="00941724" w:rsidP="00D451A9">
      <w:pPr>
        <w:pStyle w:val="L-Source"/>
      </w:pPr>
      <w:proofErr w:type="spellStart"/>
      <w:r w:rsidRPr="005B4073">
        <w:t>metrics_df</w:t>
      </w:r>
      <w:proofErr w:type="spellEnd"/>
      <w:r w:rsidRPr="005B4073">
        <w:t xml:space="preserve"> = </w:t>
      </w:r>
      <w:proofErr w:type="spellStart"/>
      <w:proofErr w:type="gramStart"/>
      <w:r w:rsidRPr="005B4073">
        <w:t>pd.DataFrame</w:t>
      </w:r>
      <w:proofErr w:type="spellEnd"/>
      <w:r w:rsidRPr="005B4073">
        <w:t>(</w:t>
      </w:r>
      <w:proofErr w:type="gramEnd"/>
      <w:r w:rsidRPr="005B4073">
        <w:t xml:space="preserve">{'Metric': ['MAE', </w:t>
      </w:r>
    </w:p>
    <w:p w14:paraId="20797679" w14:textId="77777777" w:rsidR="00941724" w:rsidRPr="005B4073" w:rsidRDefault="00941724" w:rsidP="00D451A9">
      <w:pPr>
        <w:pStyle w:val="L-Source"/>
      </w:pPr>
      <w:r w:rsidRPr="005B4073">
        <w:t xml:space="preserve">                                      'MSE', </w:t>
      </w:r>
    </w:p>
    <w:p w14:paraId="6EC2B4EE" w14:textId="77777777" w:rsidR="00941724" w:rsidRPr="005B4073" w:rsidRDefault="00941724" w:rsidP="00D451A9">
      <w:pPr>
        <w:pStyle w:val="L-Source"/>
      </w:pPr>
      <w:r w:rsidRPr="005B4073">
        <w:t xml:space="preserve">                                      'RMSE', </w:t>
      </w:r>
    </w:p>
    <w:p w14:paraId="3EA3F869" w14:textId="77777777" w:rsidR="00941724" w:rsidRPr="005B4073" w:rsidRDefault="00941724" w:rsidP="00D451A9">
      <w:pPr>
        <w:pStyle w:val="L-Source"/>
      </w:pPr>
      <w:r w:rsidRPr="005B4073">
        <w:t xml:space="preserve">                                      'R-Squared'],</w:t>
      </w:r>
    </w:p>
    <w:p w14:paraId="337DA7FE" w14:textId="77777777" w:rsidR="00941724" w:rsidRPr="005B4073" w:rsidRDefault="00941724" w:rsidP="00D451A9">
      <w:pPr>
        <w:pStyle w:val="L-Source"/>
      </w:pPr>
      <w:r w:rsidRPr="005B4073">
        <w:t xml:space="preserve">                          'Value': [</w:t>
      </w:r>
      <w:proofErr w:type="spellStart"/>
      <w:r w:rsidRPr="005B4073">
        <w:t>metrics.mean_absolute_</w:t>
      </w:r>
      <w:proofErr w:type="gramStart"/>
      <w:r w:rsidRPr="005B4073">
        <w:t>error</w:t>
      </w:r>
      <w:proofErr w:type="spellEnd"/>
      <w:r w:rsidRPr="005B4073">
        <w:t>(</w:t>
      </w:r>
      <w:proofErr w:type="spellStart"/>
      <w:proofErr w:type="gramEnd"/>
      <w:r w:rsidRPr="005B4073">
        <w:t>y_test</w:t>
      </w:r>
      <w:proofErr w:type="spellEnd"/>
      <w:r w:rsidRPr="005B4073">
        <w:t>, predictions),</w:t>
      </w:r>
    </w:p>
    <w:p w14:paraId="76A27890" w14:textId="77777777" w:rsidR="00941724" w:rsidRPr="005B4073" w:rsidRDefault="00941724" w:rsidP="00D451A9">
      <w:pPr>
        <w:pStyle w:val="L-Source"/>
      </w:pPr>
      <w:r w:rsidRPr="005B4073">
        <w:t xml:space="preserve">                                    </w:t>
      </w:r>
      <w:proofErr w:type="spellStart"/>
      <w:r w:rsidRPr="005B4073">
        <w:t>metrics.mean_squared_</w:t>
      </w:r>
      <w:proofErr w:type="gramStart"/>
      <w:r w:rsidRPr="005B4073">
        <w:t>error</w:t>
      </w:r>
      <w:proofErr w:type="spellEnd"/>
      <w:r w:rsidRPr="005B4073">
        <w:t>(</w:t>
      </w:r>
      <w:proofErr w:type="spellStart"/>
      <w:proofErr w:type="gramEnd"/>
      <w:r w:rsidRPr="005B4073">
        <w:t>y_test</w:t>
      </w:r>
      <w:proofErr w:type="spellEnd"/>
      <w:r w:rsidRPr="005B4073">
        <w:t>, predictions),</w:t>
      </w:r>
    </w:p>
    <w:p w14:paraId="51F81C7B" w14:textId="77777777" w:rsidR="00941724" w:rsidRPr="005B4073" w:rsidRDefault="00941724" w:rsidP="00D451A9">
      <w:pPr>
        <w:pStyle w:val="L-Source"/>
      </w:pPr>
      <w:r w:rsidRPr="005B4073">
        <w:t xml:space="preserve">                                    </w:t>
      </w:r>
      <w:proofErr w:type="spellStart"/>
      <w:proofErr w:type="gramStart"/>
      <w:r w:rsidRPr="005B4073">
        <w:t>np.sqrt</w:t>
      </w:r>
      <w:proofErr w:type="spellEnd"/>
      <w:r w:rsidRPr="005B4073">
        <w:t>(</w:t>
      </w:r>
      <w:proofErr w:type="spellStart"/>
      <w:proofErr w:type="gramEnd"/>
      <w:r w:rsidRPr="005B4073">
        <w:t>metrics.mean_squared_error</w:t>
      </w:r>
      <w:proofErr w:type="spellEnd"/>
      <w:r w:rsidRPr="005B4073">
        <w:t>(</w:t>
      </w:r>
      <w:proofErr w:type="spellStart"/>
      <w:r w:rsidRPr="005B4073">
        <w:t>y_test</w:t>
      </w:r>
      <w:proofErr w:type="spellEnd"/>
      <w:r w:rsidRPr="005B4073">
        <w:t>, predictions)),</w:t>
      </w:r>
    </w:p>
    <w:p w14:paraId="36697160" w14:textId="77777777" w:rsidR="00941724" w:rsidRPr="005B4073" w:rsidRDefault="00941724" w:rsidP="00D451A9">
      <w:pPr>
        <w:pStyle w:val="L-Source"/>
      </w:pPr>
      <w:r w:rsidRPr="005B4073">
        <w:t xml:space="preserve">                                    </w:t>
      </w:r>
      <w:proofErr w:type="spellStart"/>
      <w:r w:rsidRPr="005B4073">
        <w:t>metrics.explained_variance_</w:t>
      </w:r>
      <w:proofErr w:type="gramStart"/>
      <w:r w:rsidRPr="005B4073">
        <w:t>score</w:t>
      </w:r>
      <w:proofErr w:type="spellEnd"/>
      <w:r w:rsidRPr="005B4073">
        <w:t>(</w:t>
      </w:r>
      <w:proofErr w:type="spellStart"/>
      <w:proofErr w:type="gramEnd"/>
      <w:r w:rsidRPr="005B4073">
        <w:t>y_test</w:t>
      </w:r>
      <w:proofErr w:type="spellEnd"/>
      <w:r w:rsidRPr="005B4073">
        <w:t>, predictions)]}).round(3)</w:t>
      </w:r>
    </w:p>
    <w:p w14:paraId="601498AD" w14:textId="39B10790" w:rsidR="001A186B" w:rsidRPr="005B4073" w:rsidRDefault="00941724" w:rsidP="00D451A9">
      <w:pPr>
        <w:pStyle w:val="L-Source"/>
      </w:pPr>
      <w:proofErr w:type="gramStart"/>
      <w:r w:rsidRPr="005B4073">
        <w:t>print(</w:t>
      </w:r>
      <w:proofErr w:type="spellStart"/>
      <w:proofErr w:type="gramEnd"/>
      <w:r w:rsidRPr="005B4073">
        <w:t>metrics_df</w:t>
      </w:r>
      <w:proofErr w:type="spellEnd"/>
      <w:r w:rsidRPr="005B4073">
        <w:t>)</w:t>
      </w:r>
    </w:p>
    <w:p w14:paraId="47AB0499" w14:textId="577C03DD" w:rsidR="00A43F4A" w:rsidRPr="005B4073" w:rsidRDefault="00A43F4A" w:rsidP="00D451A9">
      <w:pPr>
        <w:pStyle w:val="L-Regular"/>
        <w:ind w:left="0"/>
      </w:pPr>
      <w:r w:rsidRPr="005B4073">
        <w:tab/>
        <w:t>Find the resultant output below:</w:t>
      </w:r>
    </w:p>
    <w:p w14:paraId="06DC42FE" w14:textId="2278B515" w:rsidR="00A43F4A" w:rsidRPr="005B4073" w:rsidRDefault="00A43F4A" w:rsidP="00D451A9">
      <w:pPr>
        <w:pStyle w:val="IMG-Caption"/>
        <w:rPr>
          <w:iCs/>
        </w:rPr>
      </w:pPr>
      <w:r w:rsidRPr="005B4073">
        <w:rPr>
          <w:iCs/>
        </w:rPr>
        <w:tab/>
      </w:r>
      <w:del w:id="735" w:author="Aaron England" w:date="2019-05-09T05:38:00Z">
        <w:r w:rsidR="00D345CB" w:rsidRPr="005B4073" w:rsidDel="00AE3FAB">
          <w:rPr>
            <w:noProof/>
            <w:lang w:val="en-US"/>
          </w:rPr>
          <w:drawing>
            <wp:inline distT="0" distB="0" distL="0" distR="0" wp14:anchorId="0F07AE52" wp14:editId="440396D7">
              <wp:extent cx="5943600" cy="4946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94665"/>
                      </a:xfrm>
                      <a:prstGeom prst="rect">
                        <a:avLst/>
                      </a:prstGeom>
                    </pic:spPr>
                  </pic:pic>
                </a:graphicData>
              </a:graphic>
            </wp:inline>
          </w:drawing>
        </w:r>
      </w:del>
      <w:ins w:id="736" w:author="Aaron England" w:date="2019-05-09T05:38:00Z">
        <w:r w:rsidR="00AE3FAB" w:rsidRPr="00AE3FAB">
          <w:rPr>
            <w:noProof/>
          </w:rPr>
          <w:t xml:space="preserve"> </w:t>
        </w:r>
        <w:r w:rsidR="00AE3FAB">
          <w:rPr>
            <w:noProof/>
          </w:rPr>
          <w:drawing>
            <wp:inline distT="0" distB="0" distL="0" distR="0" wp14:anchorId="0B35897C" wp14:editId="346AED1B">
              <wp:extent cx="5943600" cy="6959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95960"/>
                      </a:xfrm>
                      <a:prstGeom prst="rect">
                        <a:avLst/>
                      </a:prstGeom>
                    </pic:spPr>
                  </pic:pic>
                </a:graphicData>
              </a:graphic>
            </wp:inline>
          </w:drawing>
        </w:r>
      </w:ins>
    </w:p>
    <w:p w14:paraId="43F9B7A1" w14:textId="4BAD2C59" w:rsidR="002B6FBD" w:rsidRPr="005B4073" w:rsidRDefault="00D345CB" w:rsidP="00D451A9">
      <w:pPr>
        <w:pStyle w:val="IMG-Caption"/>
      </w:pPr>
      <w:r w:rsidRPr="005B4073">
        <w:rPr>
          <w:iCs/>
        </w:rPr>
        <w:t xml:space="preserve">Figure 2.x: </w:t>
      </w:r>
      <w:r w:rsidRPr="005B4073">
        <w:t>Model evaluation metrics from random forest regression model</w:t>
      </w:r>
      <w:r w:rsidR="001C18AE" w:rsidRPr="005B4073">
        <w:t xml:space="preserve"> with tuned </w:t>
      </w:r>
      <w:proofErr w:type="spellStart"/>
      <w:r w:rsidR="001C18AE" w:rsidRPr="005B4073">
        <w:t>hyperparameters</w:t>
      </w:r>
      <w:proofErr w:type="spellEnd"/>
    </w:p>
    <w:p w14:paraId="36FE3E24" w14:textId="4CAEB15A" w:rsidR="002D2922" w:rsidRPr="005B4073" w:rsidRDefault="002B6FBD" w:rsidP="00D451A9">
      <w:pPr>
        <w:pStyle w:val="P-Regular"/>
      </w:pPr>
      <w:r w:rsidRPr="005B4073">
        <w:t xml:space="preserve">The random forest </w:t>
      </w:r>
      <w:proofErr w:type="spellStart"/>
      <w:r w:rsidRPr="005B4073">
        <w:t>regressor</w:t>
      </w:r>
      <w:proofErr w:type="spellEnd"/>
      <w:r w:rsidRPr="005B4073">
        <w:t xml:space="preserve"> model seems to </w:t>
      </w:r>
      <w:ins w:id="737" w:author="Aaron England" w:date="2019-05-09T05:41:00Z">
        <w:r w:rsidR="00AE3FAB">
          <w:t>underperform compared to</w:t>
        </w:r>
      </w:ins>
      <w:del w:id="738" w:author="Aaron England" w:date="2019-05-09T05:41:00Z">
        <w:r w:rsidRPr="005B4073" w:rsidDel="00AE3FAB">
          <w:delText>outperform</w:delText>
        </w:r>
      </w:del>
      <w:r w:rsidRPr="005B4073">
        <w:t xml:space="preserve"> the multiple linear regression as evidenced by </w:t>
      </w:r>
      <w:del w:id="739" w:author="Aaron England" w:date="2019-05-09T05:41:00Z">
        <w:r w:rsidRPr="005B4073" w:rsidDel="00AE3FAB">
          <w:delText xml:space="preserve">lower </w:delText>
        </w:r>
      </w:del>
      <w:ins w:id="740" w:author="Aaron England" w:date="2019-05-09T05:41:00Z">
        <w:r w:rsidR="00AE3FAB">
          <w:t>greater</w:t>
        </w:r>
        <w:r w:rsidR="00AE3FAB" w:rsidRPr="005B4073">
          <w:t xml:space="preserve"> </w:t>
        </w:r>
      </w:ins>
      <w:r w:rsidRPr="005B4073">
        <w:t xml:space="preserve">MAE, MSE, and RMSE as well as </w:t>
      </w:r>
      <w:del w:id="741" w:author="Aaron England" w:date="2019-05-09T05:42:00Z">
        <w:r w:rsidRPr="005B4073" w:rsidDel="00AE3FAB">
          <w:delText xml:space="preserve">greater </w:delText>
        </w:r>
      </w:del>
      <w:ins w:id="742" w:author="Aaron England" w:date="2019-05-09T05:42:00Z">
        <w:r w:rsidR="00AE3FAB">
          <w:t>less</w:t>
        </w:r>
        <w:r w:rsidR="00AE3FAB" w:rsidRPr="005B4073">
          <w:t xml:space="preserve"> </w:t>
        </w:r>
      </w:ins>
      <w:r w:rsidRPr="005B4073">
        <w:t>explained variance.</w:t>
      </w:r>
      <w:r w:rsidR="00DE4A60" w:rsidRPr="005B4073">
        <w:t xml:space="preserve"> </w:t>
      </w:r>
      <w:r w:rsidR="005B339B" w:rsidRPr="005B4073">
        <w:t xml:space="preserve">Additionally, there was a </w:t>
      </w:r>
      <w:del w:id="743" w:author="Aaron England" w:date="2019-05-09T05:42:00Z">
        <w:r w:rsidR="005B339B" w:rsidRPr="005B4073" w:rsidDel="00AE3FAB">
          <w:delText xml:space="preserve">stronger </w:delText>
        </w:r>
      </w:del>
      <w:ins w:id="744" w:author="Aaron England" w:date="2019-05-09T05:42:00Z">
        <w:r w:rsidR="00AE3FAB">
          <w:t>weaker</w:t>
        </w:r>
        <w:r w:rsidR="00AE3FAB" w:rsidRPr="005B4073">
          <w:t xml:space="preserve"> </w:t>
        </w:r>
      </w:ins>
      <w:r w:rsidR="005B339B" w:rsidRPr="005B4073">
        <w:t xml:space="preserve">correlation between the predicted and actual values and the residuals were </w:t>
      </w:r>
      <w:ins w:id="745" w:author="Aaron England" w:date="2019-05-09T05:42:00Z">
        <w:r w:rsidR="00AE3FAB">
          <w:t>further from being</w:t>
        </w:r>
      </w:ins>
      <w:del w:id="746" w:author="Aaron England" w:date="2019-05-09T05:42:00Z">
        <w:r w:rsidR="005B339B" w:rsidRPr="005B4073" w:rsidDel="00AE3FAB">
          <w:delText>almost</w:delText>
        </w:r>
      </w:del>
      <w:r w:rsidR="005B339B" w:rsidRPr="005B4073">
        <w:t xml:space="preserve"> normally distributed. </w:t>
      </w:r>
      <w:del w:id="747" w:author="Aaron England" w:date="2019-05-09T05:42:00Z">
        <w:r w:rsidR="00BD32EF" w:rsidRPr="005B4073" w:rsidDel="00AE3FAB">
          <w:delText>Thus</w:delText>
        </w:r>
      </w:del>
      <w:ins w:id="748" w:author="Aaron England" w:date="2019-05-09T05:42:00Z">
        <w:r w:rsidR="00AE3FAB">
          <w:t>Nevertheless</w:t>
        </w:r>
      </w:ins>
      <w:r w:rsidR="00BD32EF" w:rsidRPr="005B4073">
        <w:t xml:space="preserve">, by leveraging ensemble methods using a random forest </w:t>
      </w:r>
      <w:proofErr w:type="spellStart"/>
      <w:r w:rsidR="00BD32EF" w:rsidRPr="005B4073">
        <w:t>regressor</w:t>
      </w:r>
      <w:proofErr w:type="spellEnd"/>
      <w:r w:rsidR="00BD32EF" w:rsidRPr="005B4073">
        <w:t xml:space="preserve">, we constructed a model that explains </w:t>
      </w:r>
      <w:del w:id="749" w:author="Aaron England" w:date="2019-05-09T05:42:00Z">
        <w:r w:rsidR="00BD32EF" w:rsidRPr="005B4073" w:rsidDel="00AE3FAB">
          <w:delText>88.9</w:delText>
        </w:r>
      </w:del>
      <w:ins w:id="750" w:author="Aaron England" w:date="2019-05-09T05:42:00Z">
        <w:r w:rsidR="00AE3FAB">
          <w:t>76.8</w:t>
        </w:r>
      </w:ins>
      <w:r w:rsidR="00BD32EF" w:rsidRPr="005B4073">
        <w:t xml:space="preserve">% of the variance in temperature and predicts temperature in Celsius </w:t>
      </w:r>
      <w:r w:rsidR="00BD32EF" w:rsidRPr="00AE3FAB">
        <w:rPr>
          <w:u w:val="single"/>
          <w:rPrChange w:id="751" w:author="Aaron England" w:date="2019-05-09T05:43:00Z">
            <w:rPr/>
          </w:rPrChange>
        </w:rPr>
        <w:t>+</w:t>
      </w:r>
      <w:del w:id="752" w:author="Aaron England" w:date="2019-05-09T05:43:00Z">
        <w:r w:rsidR="00BD32EF" w:rsidRPr="005B4073" w:rsidDel="00AE3FAB">
          <w:delText>/-</w:delText>
        </w:r>
      </w:del>
      <w:r w:rsidR="00BD32EF" w:rsidRPr="005B4073">
        <w:t xml:space="preserve"> </w:t>
      </w:r>
      <w:del w:id="753" w:author="Aaron England" w:date="2019-05-09T05:43:00Z">
        <w:r w:rsidR="00BD32EF" w:rsidRPr="005B4073" w:rsidDel="00AE3FAB">
          <w:delText>2.476</w:delText>
        </w:r>
      </w:del>
      <w:ins w:id="754" w:author="Aaron England" w:date="2019-05-09T05:43:00Z">
        <w:r w:rsidR="00AE3FAB">
          <w:t>3.785</w:t>
        </w:r>
      </w:ins>
      <w:bookmarkStart w:id="755" w:name="_GoBack"/>
      <w:bookmarkEnd w:id="755"/>
      <w:r w:rsidR="00BD32EF" w:rsidRPr="005B4073">
        <w:t xml:space="preserve"> degrees.</w:t>
      </w:r>
    </w:p>
    <w:p w14:paraId="52A2AD8A" w14:textId="77777777" w:rsidR="002D2922" w:rsidRPr="004B4B13" w:rsidRDefault="002D2922" w:rsidP="00D451A9">
      <w:pPr>
        <w:pStyle w:val="SB-Sidebar"/>
      </w:pPr>
      <w:r w:rsidRPr="00D451A9">
        <w:t>Discussion:</w:t>
      </w:r>
      <w:r w:rsidRPr="004B4B13">
        <w:t xml:space="preserve"> If a model generated perfect predictions what would the scatterplot of the predicted vs. actual values look like?</w:t>
      </w:r>
    </w:p>
    <w:p w14:paraId="7F869A7F" w14:textId="6D055E5B" w:rsidR="002B6FBD" w:rsidRPr="004B4B13" w:rsidRDefault="002D2922" w:rsidP="00D451A9">
      <w:pPr>
        <w:pStyle w:val="SB-Sidebar"/>
      </w:pPr>
      <w:r w:rsidRPr="00D451A9">
        <w:t>Answer</w:t>
      </w:r>
      <w:r w:rsidR="00C803F2" w:rsidRPr="004B4B13">
        <w:t>: The scatterplot of predicted vs. actual values of a perfect model would be a straight</w:t>
      </w:r>
      <w:r w:rsidR="00591305" w:rsidRPr="004B4B13">
        <w:t>, diagonal</w:t>
      </w:r>
      <w:r w:rsidR="00C803F2" w:rsidRPr="004B4B13">
        <w:t xml:space="preserve"> line.</w:t>
      </w:r>
    </w:p>
    <w:p w14:paraId="69E1ECED" w14:textId="77777777" w:rsidR="00292B8A" w:rsidRPr="004B4B13" w:rsidRDefault="00D34E04" w:rsidP="00D451A9">
      <w:pPr>
        <w:pStyle w:val="H1-Topic"/>
      </w:pPr>
      <w:r w:rsidRPr="004B4B13">
        <w:t>Summary</w:t>
      </w:r>
    </w:p>
    <w:p w14:paraId="1B4B246E" w14:textId="77777777" w:rsidR="007E4E83" w:rsidRPr="004B4B13" w:rsidRDefault="007E4E83" w:rsidP="00D451A9">
      <w:pPr>
        <w:pStyle w:val="SB-Sidebar"/>
      </w:pPr>
      <w:r w:rsidRPr="004B4B13">
        <w:t>Present x: Summary</w:t>
      </w:r>
    </w:p>
    <w:p w14:paraId="0E840302" w14:textId="47FA037D" w:rsidR="00DE4A60" w:rsidRPr="005B4073" w:rsidRDefault="003142F8" w:rsidP="00D451A9">
      <w:pPr>
        <w:pStyle w:val="P-Regular"/>
      </w:pPr>
      <w:r w:rsidRPr="005B4073">
        <w:t xml:space="preserve">In this chapter we were introduced to the open-source machine learning library for Python, </w:t>
      </w:r>
      <w:proofErr w:type="spellStart"/>
      <w:r w:rsidRPr="005B4073">
        <w:t>scikit</w:t>
      </w:r>
      <w:proofErr w:type="spellEnd"/>
      <w:r w:rsidRPr="005B4073">
        <w:t>-</w:t>
      </w:r>
      <w:r w:rsidR="00DC4B16" w:rsidRPr="005B4073">
        <w:t>learn. We learned to preprocess data</w:t>
      </w:r>
      <w:ins w:id="756" w:author="Aaron England" w:date="2019-05-08T23:08:00Z">
        <w:r w:rsidR="003E0057">
          <w:t>, as well as tune</w:t>
        </w:r>
      </w:ins>
      <w:r w:rsidR="00DC4B16" w:rsidRPr="005B4073">
        <w:t xml:space="preserve"> and fit a few different regression and classification algorithms.</w:t>
      </w:r>
      <w:ins w:id="757" w:author="Aaron England" w:date="2019-05-08T23:09:00Z">
        <w:r w:rsidR="006D2F8C">
          <w:t xml:space="preserve"> </w:t>
        </w:r>
      </w:ins>
      <w:del w:id="758" w:author="Aaron England" w:date="2019-05-08T23:09:00Z">
        <w:r w:rsidR="00DC4B16" w:rsidRPr="005B4073" w:rsidDel="006D2F8C">
          <w:delText xml:space="preserve"> Furthermore, we learned to scale the features and find the optimal combination of hyperparameters in a pipeline. </w:delText>
        </w:r>
      </w:del>
      <w:r w:rsidR="00DC4B16" w:rsidRPr="005B4073">
        <w:t xml:space="preserve">Lastly, we learned how to quickly and effectively evaluate the performance of classification and regression models. This </w:t>
      </w:r>
      <w:r w:rsidR="002F5B19" w:rsidRPr="005B4073">
        <w:t>was</w:t>
      </w:r>
      <w:r w:rsidR="00DC4B16" w:rsidRPr="005B4073">
        <w:t xml:space="preserve"> a very comprehensive </w:t>
      </w:r>
      <w:r w:rsidR="002F5B19" w:rsidRPr="005B4073">
        <w:t xml:space="preserve">introduction to the </w:t>
      </w:r>
      <w:proofErr w:type="spellStart"/>
      <w:r w:rsidR="002F5B19" w:rsidRPr="005B4073">
        <w:t>scikit</w:t>
      </w:r>
      <w:proofErr w:type="spellEnd"/>
      <w:r w:rsidR="002F5B19" w:rsidRPr="005B4073">
        <w:t xml:space="preserve">-learn library and the strategies employed here can be applied to building numerous additional algorithms provided by </w:t>
      </w:r>
      <w:proofErr w:type="spellStart"/>
      <w:r w:rsidR="002F5B19" w:rsidRPr="005B4073">
        <w:t>scikit</w:t>
      </w:r>
      <w:proofErr w:type="spellEnd"/>
      <w:r w:rsidR="002F5B19" w:rsidRPr="005B4073">
        <w:t>-learn.</w:t>
      </w:r>
    </w:p>
    <w:p w14:paraId="797419AC" w14:textId="77777777" w:rsidR="00994218" w:rsidRPr="004B4B13" w:rsidRDefault="00994218" w:rsidP="00D451A9">
      <w:pPr>
        <w:pStyle w:val="H2-General"/>
      </w:pPr>
      <w:r w:rsidRPr="004B4B13">
        <w:t>Assessment Questions:</w:t>
      </w:r>
    </w:p>
    <w:p w14:paraId="7609D34B" w14:textId="77777777" w:rsidR="009C1A9B" w:rsidRPr="005B4073" w:rsidRDefault="004B72D9" w:rsidP="00014872">
      <w:pPr>
        <w:pStyle w:val="ListParagraph"/>
        <w:numPr>
          <w:ilvl w:val="0"/>
          <w:numId w:val="11"/>
        </w:numPr>
        <w:rPr>
          <w:szCs w:val="36"/>
        </w:rPr>
      </w:pPr>
      <w:r w:rsidRPr="005B4073">
        <w:rPr>
          <w:iCs/>
          <w:szCs w:val="24"/>
        </w:rPr>
        <w:t xml:space="preserve">True/False: </w:t>
      </w:r>
      <w:proofErr w:type="spellStart"/>
      <w:r w:rsidRPr="005B4073">
        <w:rPr>
          <w:iCs/>
          <w:szCs w:val="24"/>
        </w:rPr>
        <w:t>Scikit</w:t>
      </w:r>
      <w:proofErr w:type="spellEnd"/>
      <w:r w:rsidRPr="005B4073">
        <w:rPr>
          <w:iCs/>
          <w:szCs w:val="24"/>
        </w:rPr>
        <w:t>-learn is a free, open-source library built for Python that contains an assortment of machine learning algorithms, none of which are unsupervised.</w:t>
      </w:r>
    </w:p>
    <w:p w14:paraId="71FBCF2B" w14:textId="77777777" w:rsidR="004B72D9" w:rsidRPr="005B4073" w:rsidRDefault="004B72D9" w:rsidP="00014872">
      <w:pPr>
        <w:pStyle w:val="ListParagraph"/>
        <w:numPr>
          <w:ilvl w:val="1"/>
          <w:numId w:val="11"/>
        </w:numPr>
        <w:rPr>
          <w:szCs w:val="36"/>
        </w:rPr>
      </w:pPr>
      <w:r w:rsidRPr="005B4073">
        <w:rPr>
          <w:iCs/>
          <w:szCs w:val="24"/>
        </w:rPr>
        <w:t>True</w:t>
      </w:r>
    </w:p>
    <w:p w14:paraId="64478640" w14:textId="77777777" w:rsidR="004B72D9" w:rsidRPr="00627B88" w:rsidRDefault="004B72D9" w:rsidP="00014872">
      <w:pPr>
        <w:pStyle w:val="ListParagraph"/>
        <w:numPr>
          <w:ilvl w:val="1"/>
          <w:numId w:val="11"/>
        </w:numPr>
        <w:rPr>
          <w:szCs w:val="36"/>
          <w:highlight w:val="yellow"/>
          <w:rPrChange w:id="759" w:author="Aaron England" w:date="2019-05-07T07:13:00Z">
            <w:rPr>
              <w:szCs w:val="36"/>
            </w:rPr>
          </w:rPrChange>
        </w:rPr>
      </w:pPr>
      <w:r w:rsidRPr="00627B88">
        <w:rPr>
          <w:iCs/>
          <w:szCs w:val="24"/>
          <w:highlight w:val="yellow"/>
          <w:rPrChange w:id="760" w:author="Aaron England" w:date="2019-05-07T07:13:00Z">
            <w:rPr>
              <w:iCs/>
              <w:szCs w:val="24"/>
            </w:rPr>
          </w:rPrChange>
        </w:rPr>
        <w:t>False</w:t>
      </w:r>
    </w:p>
    <w:p w14:paraId="26F6392A" w14:textId="77777777" w:rsidR="004B72D9" w:rsidRPr="005B4073" w:rsidRDefault="004B72D9" w:rsidP="00014872">
      <w:pPr>
        <w:pStyle w:val="ListParagraph"/>
        <w:numPr>
          <w:ilvl w:val="0"/>
          <w:numId w:val="11"/>
        </w:numPr>
        <w:rPr>
          <w:szCs w:val="36"/>
        </w:rPr>
      </w:pPr>
      <w:r w:rsidRPr="005B4073">
        <w:rPr>
          <w:iCs/>
          <w:szCs w:val="24"/>
        </w:rPr>
        <w:t xml:space="preserve">True/False: </w:t>
      </w:r>
      <w:proofErr w:type="spellStart"/>
      <w:r w:rsidRPr="005B4073">
        <w:rPr>
          <w:iCs/>
          <w:szCs w:val="24"/>
        </w:rPr>
        <w:t>Scikit</w:t>
      </w:r>
      <w:proofErr w:type="spellEnd"/>
      <w:r w:rsidRPr="005B4073">
        <w:rPr>
          <w:iCs/>
          <w:szCs w:val="24"/>
        </w:rPr>
        <w:t>-learn contains a vast number of functions to make building machine learning models very user friendly.</w:t>
      </w:r>
    </w:p>
    <w:p w14:paraId="4EFBDA05" w14:textId="77777777" w:rsidR="004B72D9" w:rsidRPr="005B4073" w:rsidRDefault="004B72D9" w:rsidP="00014872">
      <w:pPr>
        <w:pStyle w:val="ListParagraph"/>
        <w:numPr>
          <w:ilvl w:val="1"/>
          <w:numId w:val="11"/>
        </w:numPr>
        <w:rPr>
          <w:szCs w:val="36"/>
        </w:rPr>
      </w:pPr>
      <w:r w:rsidRPr="00627B88">
        <w:rPr>
          <w:iCs/>
          <w:szCs w:val="24"/>
          <w:highlight w:val="yellow"/>
          <w:rPrChange w:id="761" w:author="Aaron England" w:date="2019-05-07T07:13:00Z">
            <w:rPr>
              <w:iCs/>
              <w:szCs w:val="24"/>
            </w:rPr>
          </w:rPrChange>
        </w:rPr>
        <w:t>True</w:t>
      </w:r>
    </w:p>
    <w:p w14:paraId="2EE7E2E2" w14:textId="77777777" w:rsidR="004B72D9" w:rsidRPr="005B4073" w:rsidRDefault="004B72D9" w:rsidP="00014872">
      <w:pPr>
        <w:pStyle w:val="ListParagraph"/>
        <w:numPr>
          <w:ilvl w:val="1"/>
          <w:numId w:val="11"/>
        </w:numPr>
        <w:rPr>
          <w:szCs w:val="36"/>
        </w:rPr>
      </w:pPr>
      <w:r w:rsidRPr="005B4073">
        <w:rPr>
          <w:iCs/>
          <w:szCs w:val="24"/>
        </w:rPr>
        <w:t>False</w:t>
      </w:r>
    </w:p>
    <w:p w14:paraId="10F7D59E" w14:textId="77777777" w:rsidR="004B72D9" w:rsidRPr="005B4073" w:rsidRDefault="005B126F" w:rsidP="00014872">
      <w:pPr>
        <w:pStyle w:val="ListParagraph"/>
        <w:numPr>
          <w:ilvl w:val="0"/>
          <w:numId w:val="11"/>
        </w:numPr>
        <w:rPr>
          <w:szCs w:val="36"/>
        </w:rPr>
      </w:pPr>
      <w:r w:rsidRPr="005B4073">
        <w:rPr>
          <w:szCs w:val="36"/>
        </w:rPr>
        <w:t xml:space="preserve">Fill in the blanks: In addition to machine learning algorithms, </w:t>
      </w:r>
      <w:proofErr w:type="spellStart"/>
      <w:r w:rsidRPr="005B4073">
        <w:rPr>
          <w:szCs w:val="36"/>
        </w:rPr>
        <w:t>scikit</w:t>
      </w:r>
      <w:proofErr w:type="spellEnd"/>
      <w:r w:rsidRPr="005B4073">
        <w:rPr>
          <w:szCs w:val="36"/>
        </w:rPr>
        <w:t>-learn contains functions for data ____________ and model __________.</w:t>
      </w:r>
    </w:p>
    <w:p w14:paraId="0ECAB5E4" w14:textId="77777777" w:rsidR="005B126F" w:rsidRPr="005B4073" w:rsidRDefault="0033538A" w:rsidP="00014872">
      <w:pPr>
        <w:pStyle w:val="ListParagraph"/>
        <w:numPr>
          <w:ilvl w:val="1"/>
          <w:numId w:val="11"/>
        </w:numPr>
        <w:rPr>
          <w:szCs w:val="36"/>
        </w:rPr>
      </w:pPr>
      <w:r w:rsidRPr="005B4073">
        <w:rPr>
          <w:szCs w:val="36"/>
        </w:rPr>
        <w:t>exploration, deployment</w:t>
      </w:r>
    </w:p>
    <w:p w14:paraId="11B094BE" w14:textId="77777777" w:rsidR="0033538A" w:rsidRPr="00627B88" w:rsidRDefault="0033538A" w:rsidP="00014872">
      <w:pPr>
        <w:pStyle w:val="ListParagraph"/>
        <w:numPr>
          <w:ilvl w:val="1"/>
          <w:numId w:val="11"/>
        </w:numPr>
        <w:rPr>
          <w:szCs w:val="36"/>
          <w:highlight w:val="yellow"/>
          <w:rPrChange w:id="762" w:author="Aaron England" w:date="2019-05-07T07:14:00Z">
            <w:rPr>
              <w:szCs w:val="36"/>
            </w:rPr>
          </w:rPrChange>
        </w:rPr>
      </w:pPr>
      <w:r w:rsidRPr="00627B88">
        <w:rPr>
          <w:szCs w:val="36"/>
          <w:highlight w:val="yellow"/>
          <w:rPrChange w:id="763" w:author="Aaron England" w:date="2019-05-07T07:14:00Z">
            <w:rPr>
              <w:szCs w:val="36"/>
            </w:rPr>
          </w:rPrChange>
        </w:rPr>
        <w:t>preprocessing, evaluation</w:t>
      </w:r>
    </w:p>
    <w:p w14:paraId="3E46F73E" w14:textId="77777777" w:rsidR="0033538A" w:rsidRPr="005B4073" w:rsidRDefault="0033538A" w:rsidP="00014872">
      <w:pPr>
        <w:pStyle w:val="ListParagraph"/>
        <w:numPr>
          <w:ilvl w:val="1"/>
          <w:numId w:val="11"/>
        </w:numPr>
        <w:rPr>
          <w:szCs w:val="36"/>
        </w:rPr>
      </w:pPr>
      <w:r w:rsidRPr="005B4073">
        <w:rPr>
          <w:szCs w:val="36"/>
        </w:rPr>
        <w:t>splitting, learning</w:t>
      </w:r>
    </w:p>
    <w:p w14:paraId="4387E488" w14:textId="77777777" w:rsidR="0033538A" w:rsidRPr="005B4073" w:rsidRDefault="0033538A" w:rsidP="00014872">
      <w:pPr>
        <w:pStyle w:val="ListParagraph"/>
        <w:numPr>
          <w:ilvl w:val="1"/>
          <w:numId w:val="11"/>
        </w:numPr>
        <w:rPr>
          <w:szCs w:val="36"/>
        </w:rPr>
      </w:pPr>
      <w:r w:rsidRPr="005B4073">
        <w:rPr>
          <w:szCs w:val="36"/>
        </w:rPr>
        <w:t>None of the above</w:t>
      </w:r>
    </w:p>
    <w:p w14:paraId="4F571B88" w14:textId="77777777" w:rsidR="005B2A6D" w:rsidRPr="005B4073" w:rsidRDefault="00392113" w:rsidP="00014872">
      <w:pPr>
        <w:pStyle w:val="ListParagraph"/>
        <w:numPr>
          <w:ilvl w:val="0"/>
          <w:numId w:val="11"/>
        </w:numPr>
        <w:rPr>
          <w:szCs w:val="36"/>
        </w:rPr>
      </w:pPr>
      <w:r w:rsidRPr="005B4073">
        <w:rPr>
          <w:szCs w:val="36"/>
        </w:rPr>
        <w:t>Fill in the blanks: Linear regression is used for __________ and logistic regression is used for ______________.</w:t>
      </w:r>
    </w:p>
    <w:p w14:paraId="5BC82059" w14:textId="77777777" w:rsidR="00392113" w:rsidRPr="005B4073" w:rsidRDefault="00392113" w:rsidP="00014872">
      <w:pPr>
        <w:pStyle w:val="ListParagraph"/>
        <w:numPr>
          <w:ilvl w:val="1"/>
          <w:numId w:val="11"/>
        </w:numPr>
        <w:rPr>
          <w:szCs w:val="36"/>
        </w:rPr>
      </w:pPr>
      <w:r w:rsidRPr="005B4073">
        <w:rPr>
          <w:szCs w:val="36"/>
        </w:rPr>
        <w:t>classification, regression</w:t>
      </w:r>
    </w:p>
    <w:p w14:paraId="278DDE69" w14:textId="77777777" w:rsidR="00392113" w:rsidRPr="00627B88" w:rsidRDefault="00392113" w:rsidP="00014872">
      <w:pPr>
        <w:pStyle w:val="ListParagraph"/>
        <w:numPr>
          <w:ilvl w:val="1"/>
          <w:numId w:val="11"/>
        </w:numPr>
        <w:rPr>
          <w:szCs w:val="36"/>
          <w:highlight w:val="yellow"/>
          <w:rPrChange w:id="764" w:author="Aaron England" w:date="2019-05-07T07:14:00Z">
            <w:rPr>
              <w:szCs w:val="36"/>
            </w:rPr>
          </w:rPrChange>
        </w:rPr>
      </w:pPr>
      <w:r w:rsidRPr="00627B88">
        <w:rPr>
          <w:szCs w:val="36"/>
          <w:highlight w:val="yellow"/>
          <w:rPrChange w:id="765" w:author="Aaron England" w:date="2019-05-07T07:14:00Z">
            <w:rPr>
              <w:szCs w:val="36"/>
            </w:rPr>
          </w:rPrChange>
        </w:rPr>
        <w:t>regression, classification</w:t>
      </w:r>
    </w:p>
    <w:p w14:paraId="089A2117" w14:textId="77777777" w:rsidR="00392113" w:rsidRPr="005B4073" w:rsidRDefault="00392113" w:rsidP="00014872">
      <w:pPr>
        <w:pStyle w:val="ListParagraph"/>
        <w:numPr>
          <w:ilvl w:val="1"/>
          <w:numId w:val="11"/>
        </w:numPr>
        <w:rPr>
          <w:szCs w:val="36"/>
        </w:rPr>
      </w:pPr>
      <w:r w:rsidRPr="005B4073">
        <w:rPr>
          <w:szCs w:val="36"/>
        </w:rPr>
        <w:t>clustering, classification</w:t>
      </w:r>
    </w:p>
    <w:p w14:paraId="1BF412A6" w14:textId="77777777" w:rsidR="00392113" w:rsidRPr="005B4073" w:rsidRDefault="00392113" w:rsidP="00014872">
      <w:pPr>
        <w:pStyle w:val="ListParagraph"/>
        <w:numPr>
          <w:ilvl w:val="1"/>
          <w:numId w:val="11"/>
        </w:numPr>
        <w:rPr>
          <w:szCs w:val="36"/>
        </w:rPr>
      </w:pPr>
      <w:r w:rsidRPr="005B4073">
        <w:rPr>
          <w:szCs w:val="36"/>
        </w:rPr>
        <w:t>regression, clustering</w:t>
      </w:r>
    </w:p>
    <w:p w14:paraId="7D7C32FB" w14:textId="77777777" w:rsidR="00E05D90" w:rsidRPr="005B4073" w:rsidRDefault="00BE4E58" w:rsidP="00014872">
      <w:pPr>
        <w:pStyle w:val="ListParagraph"/>
        <w:numPr>
          <w:ilvl w:val="0"/>
          <w:numId w:val="11"/>
        </w:numPr>
        <w:rPr>
          <w:szCs w:val="36"/>
        </w:rPr>
      </w:pPr>
      <w:r w:rsidRPr="005B4073">
        <w:rPr>
          <w:szCs w:val="36"/>
        </w:rPr>
        <w:t>True/False: The Kernel trick is used when data is not linearly separable.</w:t>
      </w:r>
    </w:p>
    <w:p w14:paraId="20BCCEBB" w14:textId="77777777" w:rsidR="00BE4E58" w:rsidRPr="00627B88" w:rsidRDefault="00BE4E58" w:rsidP="00014872">
      <w:pPr>
        <w:pStyle w:val="ListParagraph"/>
        <w:numPr>
          <w:ilvl w:val="1"/>
          <w:numId w:val="11"/>
        </w:numPr>
        <w:rPr>
          <w:szCs w:val="36"/>
          <w:highlight w:val="yellow"/>
          <w:rPrChange w:id="766" w:author="Aaron England" w:date="2019-05-07T07:14:00Z">
            <w:rPr>
              <w:szCs w:val="36"/>
            </w:rPr>
          </w:rPrChange>
        </w:rPr>
      </w:pPr>
      <w:r w:rsidRPr="00627B88">
        <w:rPr>
          <w:szCs w:val="36"/>
          <w:highlight w:val="yellow"/>
          <w:rPrChange w:id="767" w:author="Aaron England" w:date="2019-05-07T07:14:00Z">
            <w:rPr>
              <w:szCs w:val="36"/>
            </w:rPr>
          </w:rPrChange>
        </w:rPr>
        <w:t>True</w:t>
      </w:r>
    </w:p>
    <w:p w14:paraId="0653A60B" w14:textId="77777777" w:rsidR="00BE4E58" w:rsidRPr="005B4073" w:rsidRDefault="00BE4E58" w:rsidP="00014872">
      <w:pPr>
        <w:pStyle w:val="ListParagraph"/>
        <w:numPr>
          <w:ilvl w:val="1"/>
          <w:numId w:val="11"/>
        </w:numPr>
        <w:rPr>
          <w:szCs w:val="36"/>
        </w:rPr>
      </w:pPr>
      <w:r w:rsidRPr="005B4073">
        <w:rPr>
          <w:szCs w:val="36"/>
        </w:rPr>
        <w:t>False</w:t>
      </w:r>
    </w:p>
    <w:p w14:paraId="521599C2" w14:textId="77777777" w:rsidR="007B1DD3" w:rsidRPr="005B4073" w:rsidRDefault="007B1DD3" w:rsidP="00014872">
      <w:pPr>
        <w:pStyle w:val="ListParagraph"/>
        <w:numPr>
          <w:ilvl w:val="0"/>
          <w:numId w:val="11"/>
        </w:numPr>
        <w:rPr>
          <w:szCs w:val="36"/>
        </w:rPr>
      </w:pPr>
      <w:r w:rsidRPr="005B4073">
        <w:rPr>
          <w:szCs w:val="36"/>
        </w:rPr>
        <w:t>Fill in the blanks: In classification models we want to _____ the number of false positives and __________ the number of false negatives.</w:t>
      </w:r>
    </w:p>
    <w:p w14:paraId="21B8964C" w14:textId="77777777" w:rsidR="007B1DD3" w:rsidRPr="00236509" w:rsidRDefault="007B1DD3" w:rsidP="00014872">
      <w:pPr>
        <w:pStyle w:val="ListParagraph"/>
        <w:numPr>
          <w:ilvl w:val="1"/>
          <w:numId w:val="11"/>
        </w:numPr>
        <w:rPr>
          <w:szCs w:val="36"/>
          <w:highlight w:val="yellow"/>
          <w:rPrChange w:id="768" w:author="Aaron England" w:date="2019-05-07T07:14:00Z">
            <w:rPr>
              <w:szCs w:val="36"/>
            </w:rPr>
          </w:rPrChange>
        </w:rPr>
      </w:pPr>
      <w:r w:rsidRPr="00236509">
        <w:rPr>
          <w:szCs w:val="36"/>
          <w:highlight w:val="yellow"/>
          <w:rPrChange w:id="769" w:author="Aaron England" w:date="2019-05-07T07:14:00Z">
            <w:rPr>
              <w:szCs w:val="36"/>
            </w:rPr>
          </w:rPrChange>
        </w:rPr>
        <w:t>minimize, minimize</w:t>
      </w:r>
    </w:p>
    <w:p w14:paraId="416AADE3" w14:textId="77777777" w:rsidR="007B1DD3" w:rsidRPr="005B4073" w:rsidRDefault="007B1DD3" w:rsidP="00014872">
      <w:pPr>
        <w:pStyle w:val="ListParagraph"/>
        <w:numPr>
          <w:ilvl w:val="1"/>
          <w:numId w:val="11"/>
        </w:numPr>
        <w:rPr>
          <w:szCs w:val="36"/>
        </w:rPr>
      </w:pPr>
      <w:r w:rsidRPr="005B4073">
        <w:rPr>
          <w:szCs w:val="36"/>
        </w:rPr>
        <w:t>maximize, minimize</w:t>
      </w:r>
    </w:p>
    <w:p w14:paraId="349DB3DC" w14:textId="77777777" w:rsidR="007B1DD3" w:rsidRPr="005B4073" w:rsidRDefault="007B1DD3" w:rsidP="00014872">
      <w:pPr>
        <w:pStyle w:val="ListParagraph"/>
        <w:numPr>
          <w:ilvl w:val="1"/>
          <w:numId w:val="11"/>
        </w:numPr>
        <w:rPr>
          <w:szCs w:val="36"/>
        </w:rPr>
      </w:pPr>
      <w:r w:rsidRPr="005B4073">
        <w:rPr>
          <w:szCs w:val="36"/>
        </w:rPr>
        <w:t>minimize, maximize</w:t>
      </w:r>
    </w:p>
    <w:p w14:paraId="2109C2F5" w14:textId="77777777" w:rsidR="007B1DD3" w:rsidRPr="005B4073" w:rsidRDefault="007B1DD3" w:rsidP="00014872">
      <w:pPr>
        <w:pStyle w:val="ListParagraph"/>
        <w:numPr>
          <w:ilvl w:val="1"/>
          <w:numId w:val="11"/>
        </w:numPr>
        <w:rPr>
          <w:szCs w:val="36"/>
        </w:rPr>
      </w:pPr>
      <w:r w:rsidRPr="005B4073">
        <w:rPr>
          <w:szCs w:val="36"/>
        </w:rPr>
        <w:t>multiply, square root</w:t>
      </w:r>
    </w:p>
    <w:p w14:paraId="0E890826" w14:textId="77777777" w:rsidR="00CB6775" w:rsidRPr="005B4073" w:rsidRDefault="00CB6775" w:rsidP="00014872">
      <w:pPr>
        <w:pStyle w:val="ListParagraph"/>
        <w:numPr>
          <w:ilvl w:val="0"/>
          <w:numId w:val="11"/>
        </w:numPr>
        <w:rPr>
          <w:szCs w:val="36"/>
        </w:rPr>
      </w:pPr>
      <w:r w:rsidRPr="005B4073">
        <w:rPr>
          <w:szCs w:val="36"/>
        </w:rPr>
        <w:t>In evaluating regression models we can:</w:t>
      </w:r>
    </w:p>
    <w:p w14:paraId="3A0A56CC" w14:textId="77777777" w:rsidR="00CB6775" w:rsidRPr="005B4073" w:rsidRDefault="001B590E" w:rsidP="00014872">
      <w:pPr>
        <w:pStyle w:val="ListParagraph"/>
        <w:numPr>
          <w:ilvl w:val="1"/>
          <w:numId w:val="11"/>
        </w:numPr>
        <w:rPr>
          <w:szCs w:val="36"/>
        </w:rPr>
      </w:pPr>
      <w:r w:rsidRPr="005B4073">
        <w:rPr>
          <w:szCs w:val="36"/>
        </w:rPr>
        <w:t>e</w:t>
      </w:r>
      <w:r w:rsidR="00CB6775" w:rsidRPr="005B4073">
        <w:rPr>
          <w:szCs w:val="36"/>
        </w:rPr>
        <w:t>xamine the relationship between predicted and actual values</w:t>
      </w:r>
    </w:p>
    <w:p w14:paraId="39B0A468" w14:textId="77777777" w:rsidR="00CB6775" w:rsidRPr="005B4073" w:rsidRDefault="001B590E" w:rsidP="00014872">
      <w:pPr>
        <w:pStyle w:val="ListParagraph"/>
        <w:numPr>
          <w:ilvl w:val="1"/>
          <w:numId w:val="11"/>
        </w:numPr>
        <w:rPr>
          <w:szCs w:val="36"/>
        </w:rPr>
      </w:pPr>
      <w:r w:rsidRPr="005B4073">
        <w:rPr>
          <w:szCs w:val="36"/>
        </w:rPr>
        <w:t>p</w:t>
      </w:r>
      <w:r w:rsidR="00CB6775" w:rsidRPr="005B4073">
        <w:rPr>
          <w:szCs w:val="36"/>
        </w:rPr>
        <w:t>lot the distribution of residuals</w:t>
      </w:r>
    </w:p>
    <w:p w14:paraId="489FEA85" w14:textId="77777777" w:rsidR="00CB6775" w:rsidRPr="005B4073" w:rsidRDefault="001B590E" w:rsidP="00014872">
      <w:pPr>
        <w:pStyle w:val="ListParagraph"/>
        <w:numPr>
          <w:ilvl w:val="1"/>
          <w:numId w:val="11"/>
        </w:numPr>
        <w:rPr>
          <w:szCs w:val="36"/>
        </w:rPr>
      </w:pPr>
      <w:r w:rsidRPr="005B4073">
        <w:rPr>
          <w:szCs w:val="36"/>
        </w:rPr>
        <w:t>c</w:t>
      </w:r>
      <w:r w:rsidR="00CB6775" w:rsidRPr="005B4073">
        <w:rPr>
          <w:szCs w:val="36"/>
        </w:rPr>
        <w:t>ompute metrics such as MAE, MSE, RMSE, and R-squared</w:t>
      </w:r>
    </w:p>
    <w:p w14:paraId="39F4C7C2" w14:textId="77777777" w:rsidR="00CB6775" w:rsidRPr="00327921" w:rsidRDefault="00CB6775" w:rsidP="00014872">
      <w:pPr>
        <w:pStyle w:val="ListParagraph"/>
        <w:numPr>
          <w:ilvl w:val="1"/>
          <w:numId w:val="11"/>
        </w:numPr>
        <w:rPr>
          <w:szCs w:val="36"/>
          <w:highlight w:val="yellow"/>
          <w:rPrChange w:id="770" w:author="Aaron England" w:date="2019-05-07T07:25:00Z">
            <w:rPr>
              <w:szCs w:val="36"/>
            </w:rPr>
          </w:rPrChange>
        </w:rPr>
      </w:pPr>
      <w:r w:rsidRPr="00327921">
        <w:rPr>
          <w:szCs w:val="36"/>
          <w:highlight w:val="yellow"/>
          <w:rPrChange w:id="771" w:author="Aaron England" w:date="2019-05-07T07:25:00Z">
            <w:rPr>
              <w:szCs w:val="36"/>
            </w:rPr>
          </w:rPrChange>
        </w:rPr>
        <w:t>All of the above</w:t>
      </w:r>
    </w:p>
    <w:p w14:paraId="7EA03657" w14:textId="77777777" w:rsidR="00CB6775" w:rsidRPr="005B4073" w:rsidRDefault="003B4AAB" w:rsidP="00014872">
      <w:pPr>
        <w:pStyle w:val="ListParagraph"/>
        <w:numPr>
          <w:ilvl w:val="0"/>
          <w:numId w:val="11"/>
        </w:numPr>
        <w:rPr>
          <w:szCs w:val="36"/>
        </w:rPr>
      </w:pPr>
      <w:r w:rsidRPr="005B4073">
        <w:rPr>
          <w:szCs w:val="36"/>
        </w:rPr>
        <w:t>True/False: The R-squared value tells us how much variance in the dependent variable is explained by the feature(s) in the model.</w:t>
      </w:r>
    </w:p>
    <w:p w14:paraId="635191C7" w14:textId="77777777" w:rsidR="003B4AAB" w:rsidRPr="00143552" w:rsidRDefault="003B4AAB" w:rsidP="00014872">
      <w:pPr>
        <w:pStyle w:val="ListParagraph"/>
        <w:numPr>
          <w:ilvl w:val="1"/>
          <w:numId w:val="11"/>
        </w:numPr>
        <w:rPr>
          <w:szCs w:val="36"/>
          <w:highlight w:val="yellow"/>
          <w:rPrChange w:id="772" w:author="Aaron England" w:date="2019-05-07T07:25:00Z">
            <w:rPr>
              <w:szCs w:val="36"/>
            </w:rPr>
          </w:rPrChange>
        </w:rPr>
      </w:pPr>
      <w:r w:rsidRPr="00143552">
        <w:rPr>
          <w:szCs w:val="36"/>
          <w:highlight w:val="yellow"/>
          <w:rPrChange w:id="773" w:author="Aaron England" w:date="2019-05-07T07:25:00Z">
            <w:rPr>
              <w:szCs w:val="36"/>
            </w:rPr>
          </w:rPrChange>
        </w:rPr>
        <w:t>True</w:t>
      </w:r>
    </w:p>
    <w:p w14:paraId="4B5267F8" w14:textId="77777777" w:rsidR="003B4AAB" w:rsidRPr="005B4073" w:rsidRDefault="003B4AAB" w:rsidP="00014872">
      <w:pPr>
        <w:pStyle w:val="ListParagraph"/>
        <w:numPr>
          <w:ilvl w:val="1"/>
          <w:numId w:val="11"/>
        </w:numPr>
        <w:rPr>
          <w:szCs w:val="36"/>
        </w:rPr>
      </w:pPr>
      <w:r w:rsidRPr="005B4073">
        <w:rPr>
          <w:szCs w:val="36"/>
        </w:rPr>
        <w:t>False</w:t>
      </w:r>
    </w:p>
    <w:p w14:paraId="336B656B" w14:textId="77777777" w:rsidR="003B4AAB" w:rsidRPr="005B4073" w:rsidRDefault="00121579" w:rsidP="00014872">
      <w:pPr>
        <w:pStyle w:val="ListParagraph"/>
        <w:numPr>
          <w:ilvl w:val="0"/>
          <w:numId w:val="11"/>
        </w:numPr>
        <w:rPr>
          <w:szCs w:val="36"/>
        </w:rPr>
      </w:pPr>
      <w:r w:rsidRPr="005B4073">
        <w:rPr>
          <w:szCs w:val="36"/>
        </w:rPr>
        <w:t>When deciding upon which model to use we must consider model ____________.</w:t>
      </w:r>
    </w:p>
    <w:p w14:paraId="3A1E88EC" w14:textId="77777777" w:rsidR="00121579" w:rsidRPr="005B4073" w:rsidRDefault="00121579" w:rsidP="00014872">
      <w:pPr>
        <w:pStyle w:val="ListParagraph"/>
        <w:numPr>
          <w:ilvl w:val="1"/>
          <w:numId w:val="11"/>
        </w:numPr>
        <w:rPr>
          <w:szCs w:val="36"/>
        </w:rPr>
      </w:pPr>
      <w:r w:rsidRPr="005B4073">
        <w:rPr>
          <w:szCs w:val="36"/>
        </w:rPr>
        <w:t>name</w:t>
      </w:r>
    </w:p>
    <w:p w14:paraId="4077916A" w14:textId="77777777" w:rsidR="00121579" w:rsidRPr="005B4073" w:rsidRDefault="00121579" w:rsidP="00014872">
      <w:pPr>
        <w:pStyle w:val="ListParagraph"/>
        <w:numPr>
          <w:ilvl w:val="1"/>
          <w:numId w:val="11"/>
        </w:numPr>
        <w:rPr>
          <w:szCs w:val="36"/>
        </w:rPr>
      </w:pPr>
      <w:r w:rsidRPr="005B4073">
        <w:rPr>
          <w:szCs w:val="36"/>
        </w:rPr>
        <w:t>contributors</w:t>
      </w:r>
    </w:p>
    <w:p w14:paraId="46125484" w14:textId="77777777" w:rsidR="00121579" w:rsidRPr="00143552" w:rsidRDefault="00121579" w:rsidP="00014872">
      <w:pPr>
        <w:pStyle w:val="ListParagraph"/>
        <w:numPr>
          <w:ilvl w:val="1"/>
          <w:numId w:val="11"/>
        </w:numPr>
        <w:rPr>
          <w:szCs w:val="36"/>
          <w:highlight w:val="yellow"/>
          <w:rPrChange w:id="774" w:author="Aaron England" w:date="2019-05-07T07:25:00Z">
            <w:rPr>
              <w:szCs w:val="36"/>
            </w:rPr>
          </w:rPrChange>
        </w:rPr>
      </w:pPr>
      <w:r w:rsidRPr="00143552">
        <w:rPr>
          <w:szCs w:val="36"/>
          <w:highlight w:val="yellow"/>
          <w:rPrChange w:id="775" w:author="Aaron England" w:date="2019-05-07T07:25:00Z">
            <w:rPr>
              <w:szCs w:val="36"/>
            </w:rPr>
          </w:rPrChange>
        </w:rPr>
        <w:t>interpretability</w:t>
      </w:r>
    </w:p>
    <w:p w14:paraId="484130F5" w14:textId="77777777" w:rsidR="00121579" w:rsidRPr="005B4073" w:rsidRDefault="00121579" w:rsidP="00014872">
      <w:pPr>
        <w:pStyle w:val="ListParagraph"/>
        <w:numPr>
          <w:ilvl w:val="1"/>
          <w:numId w:val="11"/>
        </w:numPr>
        <w:rPr>
          <w:szCs w:val="36"/>
        </w:rPr>
      </w:pPr>
      <w:r w:rsidRPr="005B4073">
        <w:rPr>
          <w:szCs w:val="36"/>
        </w:rPr>
        <w:t>None of the above</w:t>
      </w:r>
    </w:p>
    <w:p w14:paraId="07FFFB27" w14:textId="77777777" w:rsidR="008D7E97" w:rsidRPr="005B4073" w:rsidRDefault="00553865" w:rsidP="00014872">
      <w:pPr>
        <w:pStyle w:val="ListParagraph"/>
        <w:numPr>
          <w:ilvl w:val="0"/>
          <w:numId w:val="11"/>
        </w:numPr>
        <w:rPr>
          <w:szCs w:val="36"/>
        </w:rPr>
      </w:pPr>
      <w:r w:rsidRPr="005B4073">
        <w:rPr>
          <w:szCs w:val="36"/>
        </w:rPr>
        <w:t xml:space="preserve">True/False: Once the </w:t>
      </w:r>
      <w:proofErr w:type="spellStart"/>
      <w:r w:rsidRPr="005B4073">
        <w:rPr>
          <w:szCs w:val="36"/>
        </w:rPr>
        <w:t>hyperparameters</w:t>
      </w:r>
      <w:proofErr w:type="spellEnd"/>
      <w:r w:rsidRPr="005B4073">
        <w:rPr>
          <w:szCs w:val="36"/>
        </w:rPr>
        <w:t xml:space="preserve"> have been determined using a grid search we must manually copy and paste the values to the corresponding </w:t>
      </w:r>
      <w:proofErr w:type="spellStart"/>
      <w:r w:rsidRPr="005B4073">
        <w:rPr>
          <w:szCs w:val="36"/>
        </w:rPr>
        <w:t>hyperparameters</w:t>
      </w:r>
      <w:proofErr w:type="spellEnd"/>
      <w:r w:rsidRPr="005B4073">
        <w:rPr>
          <w:szCs w:val="36"/>
        </w:rPr>
        <w:t xml:space="preserve"> and fit a new model to access the attributes of that model.</w:t>
      </w:r>
    </w:p>
    <w:p w14:paraId="0252B9F9" w14:textId="77777777" w:rsidR="00553865" w:rsidRPr="005B4073" w:rsidRDefault="00553865" w:rsidP="00014872">
      <w:pPr>
        <w:pStyle w:val="ListParagraph"/>
        <w:numPr>
          <w:ilvl w:val="1"/>
          <w:numId w:val="11"/>
        </w:numPr>
        <w:rPr>
          <w:szCs w:val="36"/>
        </w:rPr>
      </w:pPr>
      <w:r w:rsidRPr="005B4073">
        <w:rPr>
          <w:szCs w:val="36"/>
        </w:rPr>
        <w:t>True</w:t>
      </w:r>
    </w:p>
    <w:p w14:paraId="35E1F862" w14:textId="65CD2964" w:rsidR="00EF543A" w:rsidRPr="00143552" w:rsidRDefault="00553865" w:rsidP="00D451A9">
      <w:pPr>
        <w:pStyle w:val="ListParagraph"/>
        <w:numPr>
          <w:ilvl w:val="1"/>
          <w:numId w:val="11"/>
        </w:numPr>
        <w:rPr>
          <w:highlight w:val="yellow"/>
          <w:rPrChange w:id="776" w:author="Aaron England" w:date="2019-05-07T07:25:00Z">
            <w:rPr/>
          </w:rPrChange>
        </w:rPr>
      </w:pPr>
      <w:r w:rsidRPr="00143552">
        <w:rPr>
          <w:szCs w:val="36"/>
          <w:highlight w:val="yellow"/>
          <w:rPrChange w:id="777" w:author="Aaron England" w:date="2019-05-07T07:25:00Z">
            <w:rPr>
              <w:szCs w:val="36"/>
            </w:rPr>
          </w:rPrChange>
        </w:rPr>
        <w:t>False</w:t>
      </w:r>
    </w:p>
    <w:sectPr w:rsidR="00EF543A" w:rsidRPr="001435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ritro Ghosh" w:date="2019-05-03T14:03:00Z" w:initials="AG">
    <w:p w14:paraId="2AE60D19" w14:textId="77777777" w:rsidR="000B5A46" w:rsidRDefault="000B5A46">
      <w:pPr>
        <w:pStyle w:val="CommentText"/>
      </w:pPr>
      <w:r>
        <w:rPr>
          <w:rStyle w:val="CommentReference"/>
        </w:rPr>
        <w:annotationRef/>
      </w:r>
      <w:r>
        <w:t>Hi Aaron,</w:t>
      </w:r>
    </w:p>
    <w:p w14:paraId="1D519B51" w14:textId="77777777" w:rsidR="000B5A46" w:rsidRDefault="000B5A46">
      <w:pPr>
        <w:pStyle w:val="CommentText"/>
      </w:pPr>
    </w:p>
    <w:p w14:paraId="05AB864B" w14:textId="3C89A423" w:rsidR="000B5A46" w:rsidRDefault="000B5A46">
      <w:pPr>
        <w:pStyle w:val="CommentText"/>
      </w:pPr>
      <w:r>
        <w:t xml:space="preserve">Good job with this lesson. We’ve managed to implement the changes globally done in Lessons 4 and 5 here as well. There are a still some places we can improve. Have left comments pointing out the instances. </w:t>
      </w:r>
    </w:p>
  </w:comment>
  <w:comment w:id="10" w:author="Aritro Ghosh" w:date="2019-05-06T13:12:00Z" w:initials="AG">
    <w:p w14:paraId="5CF844C5" w14:textId="77777777" w:rsidR="000B5A46" w:rsidRDefault="000B5A46" w:rsidP="009729C8">
      <w:pPr>
        <w:pStyle w:val="CommentText"/>
      </w:pPr>
      <w:r>
        <w:rPr>
          <w:rStyle w:val="CommentReference"/>
        </w:rPr>
        <w:annotationRef/>
      </w:r>
      <w:r>
        <w:t xml:space="preserve">@Aaron shouldn’t we rather have this in the preface? General </w:t>
      </w:r>
      <w:proofErr w:type="spellStart"/>
      <w:r>
        <w:t>prereqs</w:t>
      </w:r>
      <w:proofErr w:type="spellEnd"/>
      <w:r>
        <w:t xml:space="preserve"> and installations should be moved there.</w:t>
      </w:r>
    </w:p>
  </w:comment>
  <w:comment w:id="11" w:author="Aaron England" w:date="2019-05-07T06:31:00Z" w:initials="AE">
    <w:p w14:paraId="3B732623" w14:textId="4212648D" w:rsidR="000B5A46" w:rsidRDefault="000B5A46" w:rsidP="009729C8">
      <w:pPr>
        <w:pStyle w:val="CommentText"/>
      </w:pPr>
      <w:r>
        <w:rPr>
          <w:rStyle w:val="CommentReference"/>
        </w:rPr>
        <w:annotationRef/>
      </w:r>
      <w:r>
        <w:t>Ok, I am ok with removing this as well. Not sure where you want the preface, but I have moved it here for now</w:t>
      </w:r>
    </w:p>
  </w:comment>
  <w:comment w:id="24" w:author="Aritro Ghosh" w:date="2019-05-06T13:16:00Z" w:initials="AG">
    <w:p w14:paraId="4B8AEE1F" w14:textId="77777777" w:rsidR="000B5A46" w:rsidRDefault="000B5A46" w:rsidP="009729C8">
      <w:pPr>
        <w:pStyle w:val="CommentText"/>
      </w:pPr>
      <w:r>
        <w:rPr>
          <w:rStyle w:val="CommentReference"/>
        </w:rPr>
        <w:annotationRef/>
      </w:r>
      <w:r>
        <w:rPr>
          <w:rStyle w:val="CommentReference"/>
        </w:rPr>
        <w:annotationRef/>
      </w:r>
      <w:r>
        <w:t xml:space="preserve">Perhaps we should provide a bit more description to what the output is – I would say “The version of </w:t>
      </w:r>
      <w:proofErr w:type="spellStart"/>
      <w:r>
        <w:t>scikit</w:t>
      </w:r>
      <w:proofErr w:type="spellEnd"/>
      <w:r>
        <w:t>-learn installed on your system will be displayed.”</w:t>
      </w:r>
    </w:p>
    <w:p w14:paraId="2BDDFA33" w14:textId="77777777" w:rsidR="000B5A46" w:rsidRDefault="000B5A46" w:rsidP="009729C8">
      <w:pPr>
        <w:pStyle w:val="CommentText"/>
      </w:pPr>
    </w:p>
    <w:p w14:paraId="7DD42F52" w14:textId="77777777" w:rsidR="000B5A46" w:rsidRDefault="000B5A46" w:rsidP="009729C8">
      <w:pPr>
        <w:pStyle w:val="CommentText"/>
      </w:pPr>
      <w:r>
        <w:t>Something on those lines. Thoughts?</w:t>
      </w:r>
    </w:p>
  </w:comment>
  <w:comment w:id="25" w:author="Aaron England" w:date="2019-05-07T06:32:00Z" w:initials="AE">
    <w:p w14:paraId="502850DA" w14:textId="77777777" w:rsidR="000B5A46" w:rsidRDefault="000B5A46" w:rsidP="009729C8">
      <w:pPr>
        <w:pStyle w:val="CommentText"/>
      </w:pPr>
      <w:r>
        <w:rPr>
          <w:rStyle w:val="CommentReference"/>
        </w:rPr>
        <w:annotationRef/>
      </w:r>
      <w:proofErr w:type="gramStart"/>
      <w:r>
        <w:t>good</w:t>
      </w:r>
      <w:proofErr w:type="gramEnd"/>
    </w:p>
  </w:comment>
  <w:comment w:id="38" w:author="Aritro Ghosh" w:date="2019-05-06T13:17:00Z" w:initials="AG">
    <w:p w14:paraId="7C7004F8" w14:textId="77777777" w:rsidR="000B5A46" w:rsidRDefault="000B5A46" w:rsidP="00DE053A">
      <w:pPr>
        <w:pStyle w:val="CommentText"/>
      </w:pPr>
      <w:r>
        <w:rPr>
          <w:rStyle w:val="CommentReference"/>
        </w:rPr>
        <w:annotationRef/>
      </w:r>
      <w:r>
        <w:t>Should this be in continuation to the incomplete part we saw at the top?</w:t>
      </w:r>
    </w:p>
  </w:comment>
  <w:comment w:id="39" w:author="Aaron England" w:date="2019-05-07T06:35:00Z" w:initials="AE">
    <w:p w14:paraId="75E9D49B" w14:textId="77E1DB81" w:rsidR="000B5A46" w:rsidRDefault="000B5A46">
      <w:pPr>
        <w:pStyle w:val="CommentText"/>
      </w:pPr>
      <w:r>
        <w:rPr>
          <w:rStyle w:val="CommentReference"/>
        </w:rPr>
        <w:annotationRef/>
      </w:r>
      <w:proofErr w:type="gramStart"/>
      <w:r>
        <w:t>agreed</w:t>
      </w:r>
      <w:proofErr w:type="gramEnd"/>
    </w:p>
  </w:comment>
  <w:comment w:id="33" w:author="Aritro Ghosh" w:date="2019-05-03T13:32:00Z" w:initials="AG">
    <w:p w14:paraId="558DADA0" w14:textId="79AA5485" w:rsidR="000B5A46" w:rsidRDefault="000B5A46">
      <w:pPr>
        <w:pStyle w:val="CommentText"/>
      </w:pPr>
      <w:r>
        <w:rPr>
          <w:rStyle w:val="CommentReference"/>
        </w:rPr>
        <w:annotationRef/>
      </w:r>
      <w:r>
        <w:t xml:space="preserve">We should finish the sentence. </w:t>
      </w:r>
      <w:proofErr w:type="spellStart"/>
      <w:r>
        <w:t>Its</w:t>
      </w:r>
      <w:proofErr w:type="spellEnd"/>
      <w:r>
        <w:t xml:space="preserve"> unclear otherwise.</w:t>
      </w:r>
    </w:p>
  </w:comment>
  <w:comment w:id="34" w:author="Aaron England" w:date="2019-05-07T06:30:00Z" w:initials="AE">
    <w:p w14:paraId="4AD045B4" w14:textId="435EEC00" w:rsidR="000B5A46" w:rsidRDefault="000B5A46">
      <w:pPr>
        <w:pStyle w:val="CommentText"/>
      </w:pPr>
      <w:r>
        <w:rPr>
          <w:rStyle w:val="CommentReference"/>
        </w:rPr>
        <w:annotationRef/>
      </w:r>
      <w:r>
        <w:t>Removed partial sentence</w:t>
      </w:r>
    </w:p>
  </w:comment>
  <w:comment w:id="44" w:author="Aritro Ghosh" w:date="2019-05-06T13:12:00Z" w:initials="AG">
    <w:p w14:paraId="076AAFDB" w14:textId="3C63AB9B" w:rsidR="000B5A46" w:rsidRDefault="000B5A46">
      <w:pPr>
        <w:pStyle w:val="CommentText"/>
      </w:pPr>
      <w:r>
        <w:rPr>
          <w:rStyle w:val="CommentReference"/>
        </w:rPr>
        <w:annotationRef/>
      </w:r>
      <w:r>
        <w:t>I believe we could do without this heading. Consider removing.</w:t>
      </w:r>
    </w:p>
  </w:comment>
  <w:comment w:id="51" w:author="Aritro Ghosh" w:date="2019-05-06T13:12:00Z" w:initials="AG">
    <w:p w14:paraId="56BB2163" w14:textId="500C7A95" w:rsidR="000B5A46" w:rsidRDefault="000B5A46">
      <w:pPr>
        <w:pStyle w:val="CommentText"/>
      </w:pPr>
      <w:r>
        <w:rPr>
          <w:rStyle w:val="CommentReference"/>
        </w:rPr>
        <w:annotationRef/>
      </w:r>
      <w:r>
        <w:t xml:space="preserve">@Aaron shouldn’t we rather have this in the preface? General </w:t>
      </w:r>
      <w:proofErr w:type="spellStart"/>
      <w:r>
        <w:t>prereqs</w:t>
      </w:r>
      <w:proofErr w:type="spellEnd"/>
      <w:r>
        <w:t xml:space="preserve"> and installations should be moved there.</w:t>
      </w:r>
    </w:p>
  </w:comment>
  <w:comment w:id="52" w:author="Aaron England" w:date="2019-05-07T06:31:00Z" w:initials="AE">
    <w:p w14:paraId="740FCE7A" w14:textId="6FAA478F" w:rsidR="000B5A46" w:rsidRDefault="000B5A46">
      <w:pPr>
        <w:pStyle w:val="CommentText"/>
      </w:pPr>
      <w:r>
        <w:rPr>
          <w:rStyle w:val="CommentReference"/>
        </w:rPr>
        <w:annotationRef/>
      </w:r>
      <w:r>
        <w:t>Ok, I am ok with removing this as well. Not sure where you want the preface…</w:t>
      </w:r>
    </w:p>
  </w:comment>
  <w:comment w:id="64" w:author="Aritro Ghosh" w:date="2019-05-06T13:16:00Z" w:initials="AG">
    <w:p w14:paraId="07D3D850" w14:textId="77777777" w:rsidR="000B5A46" w:rsidRDefault="000B5A46">
      <w:pPr>
        <w:pStyle w:val="CommentText"/>
      </w:pPr>
      <w:r>
        <w:rPr>
          <w:rStyle w:val="CommentReference"/>
        </w:rPr>
        <w:annotationRef/>
      </w:r>
      <w:r>
        <w:rPr>
          <w:rStyle w:val="CommentReference"/>
        </w:rPr>
        <w:annotationRef/>
      </w:r>
      <w:r>
        <w:t xml:space="preserve">Perhaps we should provide a bit more description to what the output is – I would say “The version of </w:t>
      </w:r>
      <w:proofErr w:type="spellStart"/>
      <w:r>
        <w:t>scikit</w:t>
      </w:r>
      <w:proofErr w:type="spellEnd"/>
      <w:r>
        <w:t>-learn installed on your system will be displayed.”</w:t>
      </w:r>
    </w:p>
    <w:p w14:paraId="4EFDBF36" w14:textId="77777777" w:rsidR="000B5A46" w:rsidRDefault="000B5A46">
      <w:pPr>
        <w:pStyle w:val="CommentText"/>
      </w:pPr>
    </w:p>
    <w:p w14:paraId="575412EB" w14:textId="70C5C66D" w:rsidR="000B5A46" w:rsidRDefault="000B5A46">
      <w:pPr>
        <w:pStyle w:val="CommentText"/>
      </w:pPr>
      <w:r>
        <w:t>Something on those lines. Thoughts?</w:t>
      </w:r>
    </w:p>
  </w:comment>
  <w:comment w:id="65" w:author="Aaron England" w:date="2019-05-07T06:32:00Z" w:initials="AE">
    <w:p w14:paraId="3628495D" w14:textId="2E0F2F5A" w:rsidR="000B5A46" w:rsidRDefault="000B5A46">
      <w:pPr>
        <w:pStyle w:val="CommentText"/>
      </w:pPr>
      <w:r>
        <w:rPr>
          <w:rStyle w:val="CommentReference"/>
        </w:rPr>
        <w:annotationRef/>
      </w:r>
      <w:proofErr w:type="gramStart"/>
      <w:r>
        <w:t>good</w:t>
      </w:r>
      <w:proofErr w:type="gramEnd"/>
    </w:p>
  </w:comment>
  <w:comment w:id="75" w:author="Aritro Ghosh" w:date="2019-05-06T13:17:00Z" w:initials="AG">
    <w:p w14:paraId="576CDB25" w14:textId="65033640" w:rsidR="000B5A46" w:rsidRDefault="000B5A46">
      <w:pPr>
        <w:pStyle w:val="CommentText"/>
      </w:pPr>
      <w:r>
        <w:rPr>
          <w:rStyle w:val="CommentReference"/>
        </w:rPr>
        <w:annotationRef/>
      </w:r>
      <w:r>
        <w:t>Should this be in continuation to the incomplete part we saw at the top?</w:t>
      </w:r>
    </w:p>
  </w:comment>
  <w:comment w:id="76" w:author="Aritro Ghosh" w:date="2019-05-03T13:35:00Z" w:initials="AG">
    <w:p w14:paraId="7E4F785D" w14:textId="26670C83" w:rsidR="000B5A46" w:rsidRPr="00F67B0B" w:rsidRDefault="000B5A46" w:rsidP="00F67B0B">
      <w:r>
        <w:rPr>
          <w:rStyle w:val="CommentReference"/>
        </w:rPr>
        <w:annotationRef/>
      </w:r>
      <w:r w:rsidRPr="00F67B0B">
        <w:t>TR Comment: instead of y-hat, introduce the y with the hat</w:t>
      </w:r>
    </w:p>
  </w:comment>
  <w:comment w:id="77" w:author="Aaron England" w:date="2019-05-07T06:36:00Z" w:initials="AE">
    <w:p w14:paraId="2CC543A8" w14:textId="4E5964CC" w:rsidR="000B5A46" w:rsidRDefault="000B5A46">
      <w:pPr>
        <w:pStyle w:val="CommentText"/>
      </w:pPr>
      <w:r>
        <w:rPr>
          <w:rStyle w:val="CommentReference"/>
        </w:rPr>
        <w:annotationRef/>
      </w:r>
      <w:r>
        <w:t>My thoughts as well. Not sure where to find the y hat symbol</w:t>
      </w:r>
    </w:p>
  </w:comment>
  <w:comment w:id="78" w:author="Aritro Ghosh" w:date="2019-05-03T13:36:00Z" w:initials="AG">
    <w:p w14:paraId="16391A8A" w14:textId="6529B10A" w:rsidR="000B5A46" w:rsidRDefault="000B5A46">
      <w:pPr>
        <w:pStyle w:val="CommentText"/>
      </w:pPr>
      <w:r>
        <w:rPr>
          <w:rStyle w:val="CommentReference"/>
        </w:rPr>
        <w:annotationRef/>
      </w:r>
      <w:r>
        <w:t xml:space="preserve">Could we add some description for each of these variables? It would help the students. </w:t>
      </w:r>
    </w:p>
  </w:comment>
  <w:comment w:id="79" w:author="Aaron England" w:date="2019-05-08T20:48:00Z" w:initials="AE">
    <w:p w14:paraId="3F1E1465" w14:textId="2A83967B" w:rsidR="004F7977" w:rsidRDefault="004F7977">
      <w:pPr>
        <w:pStyle w:val="CommentText"/>
      </w:pPr>
      <w:r>
        <w:rPr>
          <w:rStyle w:val="CommentReference"/>
        </w:rPr>
        <w:annotationRef/>
      </w:r>
      <w:proofErr w:type="gramStart"/>
      <w:r>
        <w:t>done</w:t>
      </w:r>
      <w:proofErr w:type="gramEnd"/>
    </w:p>
  </w:comment>
  <w:comment w:id="84" w:author="Aritro Ghosh" w:date="2019-05-06T13:18:00Z" w:initials="AG">
    <w:p w14:paraId="159A37DC" w14:textId="05BFE5C1" w:rsidR="000B5A46" w:rsidRDefault="000B5A46">
      <w:pPr>
        <w:pStyle w:val="CommentText"/>
      </w:pPr>
      <w:r>
        <w:rPr>
          <w:rStyle w:val="CommentReference"/>
        </w:rPr>
        <w:annotationRef/>
      </w:r>
      <w:r>
        <w:t>Could we add a couple more reasons as well? It would be super helpful to the students.</w:t>
      </w:r>
    </w:p>
  </w:comment>
  <w:comment w:id="85" w:author="Aaron England" w:date="2019-05-07T06:43:00Z" w:initials="AE">
    <w:p w14:paraId="5EAE8D0D" w14:textId="3B4685DD" w:rsidR="004448FD" w:rsidRDefault="004448FD">
      <w:pPr>
        <w:pStyle w:val="CommentText"/>
      </w:pPr>
      <w:r>
        <w:rPr>
          <w:rStyle w:val="CommentReference"/>
        </w:rPr>
        <w:annotationRef/>
      </w:r>
      <w:r>
        <w:t>Not sure what else to include here…</w:t>
      </w:r>
    </w:p>
  </w:comment>
  <w:comment w:id="110" w:author="Aritro Ghosh" w:date="2019-05-06T13:59:00Z" w:initials="AG">
    <w:p w14:paraId="179D5292" w14:textId="2C787EE4" w:rsidR="000B5A46" w:rsidRDefault="000B5A46">
      <w:pPr>
        <w:pStyle w:val="CommentText"/>
      </w:pPr>
      <w:r>
        <w:rPr>
          <w:rStyle w:val="CommentReference"/>
        </w:rPr>
        <w:annotationRef/>
      </w:r>
      <w:r>
        <w:t>@Aaron it is a bit unclear what the instruction is here. What are we telling the students to “do”?</w:t>
      </w:r>
    </w:p>
  </w:comment>
  <w:comment w:id="111" w:author="Aaron England" w:date="2019-05-07T06:47:00Z" w:initials="AE">
    <w:p w14:paraId="657171A7" w14:textId="715DDC29" w:rsidR="00D263E0" w:rsidRDefault="00D263E0">
      <w:pPr>
        <w:pStyle w:val="CommentText"/>
      </w:pPr>
      <w:r>
        <w:rPr>
          <w:rStyle w:val="CommentReference"/>
        </w:rPr>
        <w:annotationRef/>
      </w:r>
      <w:proofErr w:type="gramStart"/>
      <w:r>
        <w:t>fixed</w:t>
      </w:r>
      <w:proofErr w:type="gramEnd"/>
    </w:p>
  </w:comment>
  <w:comment w:id="121" w:author="Aritro Ghosh" w:date="2019-05-06T14:00:00Z" w:initials="AG">
    <w:p w14:paraId="0F1FA89F" w14:textId="0508D5AC" w:rsidR="000B5A46" w:rsidRDefault="000B5A46">
      <w:pPr>
        <w:pStyle w:val="CommentText"/>
      </w:pPr>
      <w:r>
        <w:rPr>
          <w:rStyle w:val="CommentReference"/>
        </w:rPr>
        <w:annotationRef/>
      </w:r>
      <w:r>
        <w:t xml:space="preserve">@Aaron could we please decouple the instructions from the explanation. I think they’ve merged together. </w:t>
      </w:r>
      <w:proofErr w:type="spellStart"/>
      <w:r>
        <w:t>Its</w:t>
      </w:r>
      <w:proofErr w:type="spellEnd"/>
      <w:r>
        <w:t xml:space="preserve"> become unclear hence if you notice, w.r.t what we are telling the students to perform.</w:t>
      </w:r>
    </w:p>
  </w:comment>
  <w:comment w:id="122" w:author="Aaron England" w:date="2019-05-07T06:48:00Z" w:initials="AE">
    <w:p w14:paraId="13B7584E" w14:textId="198144ED" w:rsidR="00271E39" w:rsidRDefault="00271E39">
      <w:pPr>
        <w:pStyle w:val="CommentText"/>
      </w:pPr>
      <w:r>
        <w:rPr>
          <w:rStyle w:val="CommentReference"/>
        </w:rPr>
        <w:annotationRef/>
      </w:r>
      <w:proofErr w:type="gramStart"/>
      <w:r>
        <w:t>done</w:t>
      </w:r>
      <w:proofErr w:type="gramEnd"/>
    </w:p>
  </w:comment>
  <w:comment w:id="128" w:author="Aritro Ghosh" w:date="2019-05-06T14:01:00Z" w:initials="AG">
    <w:p w14:paraId="14F2AEB0" w14:textId="30D12E03" w:rsidR="000B5A46" w:rsidRDefault="000B5A46">
      <w:pPr>
        <w:pStyle w:val="CommentText"/>
      </w:pPr>
      <w:r>
        <w:rPr>
          <w:rStyle w:val="CommentReference"/>
        </w:rPr>
        <w:annotationRef/>
      </w:r>
      <w:r>
        <w:t>Same as per previous comment. Please try decoupling globally where necessary.</w:t>
      </w:r>
    </w:p>
  </w:comment>
  <w:comment w:id="129" w:author="Aaron England" w:date="2019-05-07T06:50:00Z" w:initials="AE">
    <w:p w14:paraId="27AF18D8" w14:textId="346DD609" w:rsidR="00AF5D57" w:rsidRDefault="00AF5D57">
      <w:pPr>
        <w:pStyle w:val="CommentText"/>
      </w:pPr>
      <w:r>
        <w:rPr>
          <w:rStyle w:val="CommentReference"/>
        </w:rPr>
        <w:annotationRef/>
      </w:r>
      <w:proofErr w:type="gramStart"/>
      <w:r>
        <w:t>done</w:t>
      </w:r>
      <w:proofErr w:type="gramEnd"/>
    </w:p>
  </w:comment>
  <w:comment w:id="132" w:author="Aritro Ghosh" w:date="2019-05-03T13:41:00Z" w:initials="AG">
    <w:p w14:paraId="293863F3" w14:textId="2CC7CDB8" w:rsidR="000B5A46" w:rsidRDefault="000B5A46">
      <w:pPr>
        <w:pStyle w:val="CommentText"/>
      </w:pPr>
      <w:r>
        <w:rPr>
          <w:rStyle w:val="CommentReference"/>
        </w:rPr>
        <w:annotationRef/>
      </w:r>
      <w:r>
        <w:t>TR Comment: Could we specify the interpretations?</w:t>
      </w:r>
    </w:p>
  </w:comment>
  <w:comment w:id="133" w:author="Aaron England" w:date="2019-05-08T20:57:00Z" w:initials="AE">
    <w:p w14:paraId="47EDDF2D" w14:textId="2E2C178F" w:rsidR="00615E0C" w:rsidRDefault="00615E0C">
      <w:pPr>
        <w:pStyle w:val="CommentText"/>
      </w:pPr>
      <w:r>
        <w:rPr>
          <w:rStyle w:val="CommentReference"/>
        </w:rPr>
        <w:annotationRef/>
      </w:r>
      <w:proofErr w:type="gramStart"/>
      <w:r>
        <w:t>done</w:t>
      </w:r>
      <w:proofErr w:type="gramEnd"/>
    </w:p>
  </w:comment>
  <w:comment w:id="155" w:author="Aritro Ghosh" w:date="2019-05-06T14:02:00Z" w:initials="AG">
    <w:p w14:paraId="79E57B74" w14:textId="047CD8E1" w:rsidR="000B5A46" w:rsidRDefault="000B5A46">
      <w:pPr>
        <w:pStyle w:val="CommentText"/>
      </w:pPr>
      <w:r>
        <w:rPr>
          <w:rStyle w:val="CommentReference"/>
        </w:rPr>
        <w:annotationRef/>
      </w:r>
      <w:r>
        <w:t xml:space="preserve">Query: </w:t>
      </w:r>
      <w:r>
        <w:rPr>
          <w:rStyle w:val="CommentReference"/>
        </w:rPr>
        <w:annotationRef/>
      </w:r>
      <w:r>
        <w:t>The question seems generic, however the answer seems specific to only the exercise. Thoughts?</w:t>
      </w:r>
    </w:p>
  </w:comment>
  <w:comment w:id="156" w:author="Aaron England" w:date="2019-05-07T06:54:00Z" w:initials="AE">
    <w:p w14:paraId="5D1AA32B" w14:textId="520A3EDB" w:rsidR="0058457F" w:rsidRDefault="0058457F">
      <w:pPr>
        <w:pStyle w:val="CommentText"/>
      </w:pPr>
      <w:r>
        <w:rPr>
          <w:rStyle w:val="CommentReference"/>
        </w:rPr>
        <w:annotationRef/>
      </w:r>
      <w:r>
        <w:t>I am deleting this discussion and adding interpretation of each metric</w:t>
      </w:r>
    </w:p>
  </w:comment>
  <w:comment w:id="158" w:author="Aritro Ghosh" w:date="2019-05-06T14:02:00Z" w:initials="AG">
    <w:p w14:paraId="22609E77" w14:textId="454919B2" w:rsidR="000B5A46" w:rsidRDefault="000B5A46" w:rsidP="00DE6678">
      <w:pPr>
        <w:pStyle w:val="CommentText"/>
      </w:pPr>
      <w:r>
        <w:rPr>
          <w:rStyle w:val="CommentReference"/>
        </w:rPr>
        <w:annotationRef/>
      </w:r>
      <w:r>
        <w:t xml:space="preserve">@Aaron the problem here is that this paragraph tells a student only 1 line about what Multiple linear regression is. </w:t>
      </w:r>
    </w:p>
    <w:p w14:paraId="6FAC0D93" w14:textId="77777777" w:rsidR="000B5A46" w:rsidRDefault="000B5A46" w:rsidP="00DE6678">
      <w:pPr>
        <w:pStyle w:val="CommentText"/>
      </w:pPr>
    </w:p>
    <w:p w14:paraId="6D6634B0" w14:textId="109E5BD8" w:rsidR="000B5A46" w:rsidRDefault="000B5A46" w:rsidP="00DE6678">
      <w:pPr>
        <w:pStyle w:val="CommentText"/>
      </w:pPr>
      <w:r>
        <w:t>It seems to not extensively cover so much about why is used? Where can it be used? What’s the advantage of using this?</w:t>
      </w:r>
    </w:p>
  </w:comment>
  <w:comment w:id="176" w:author="Aritro Ghosh" w:date="2019-05-06T14:03:00Z" w:initials="AG">
    <w:p w14:paraId="5891F28B" w14:textId="72B60BD0" w:rsidR="000B5A46" w:rsidRDefault="000B5A46">
      <w:pPr>
        <w:pStyle w:val="CommentText"/>
      </w:pPr>
      <w:r>
        <w:rPr>
          <w:rStyle w:val="CommentReference"/>
        </w:rPr>
        <w:annotationRef/>
      </w:r>
      <w:r>
        <w:t>@Aaron as per previous comment, please do the decoupling globally for all cases</w:t>
      </w:r>
    </w:p>
  </w:comment>
  <w:comment w:id="177" w:author="Aaron England" w:date="2019-05-07T06:57:00Z" w:initials="AE">
    <w:p w14:paraId="6741BAFD" w14:textId="1D544C64" w:rsidR="007178D2" w:rsidRDefault="007178D2">
      <w:pPr>
        <w:pStyle w:val="CommentText"/>
      </w:pPr>
      <w:r>
        <w:rPr>
          <w:rStyle w:val="CommentReference"/>
        </w:rPr>
        <w:annotationRef/>
      </w:r>
      <w:proofErr w:type="gramStart"/>
      <w:r>
        <w:t>done</w:t>
      </w:r>
      <w:proofErr w:type="gramEnd"/>
    </w:p>
  </w:comment>
  <w:comment w:id="178" w:author="Aaron England" w:date="2019-05-07T06:58:00Z" w:initials="AE">
    <w:p w14:paraId="37B66A56" w14:textId="65488688" w:rsidR="009026C3" w:rsidRDefault="009026C3">
      <w:pPr>
        <w:pStyle w:val="CommentText"/>
      </w:pPr>
      <w:r>
        <w:rPr>
          <w:rStyle w:val="CommentReference"/>
        </w:rPr>
        <w:annotationRef/>
      </w:r>
      <w:proofErr w:type="gramStart"/>
      <w:r>
        <w:t>did</w:t>
      </w:r>
      <w:proofErr w:type="gramEnd"/>
      <w:r>
        <w:t xml:space="preserve"> not decouple here as interpreting model output is a step in the activity</w:t>
      </w:r>
    </w:p>
  </w:comment>
  <w:comment w:id="320" w:author="Aritro Ghosh" w:date="2019-05-03T14:06:00Z" w:initials="AG">
    <w:p w14:paraId="0F5CCC65" w14:textId="77777777" w:rsidR="000B5A46" w:rsidRDefault="000B5A46">
      <w:pPr>
        <w:pStyle w:val="CommentText"/>
      </w:pPr>
      <w:r>
        <w:rPr>
          <w:rStyle w:val="CommentReference"/>
        </w:rPr>
        <w:annotationRef/>
      </w:r>
      <w:r>
        <w:t>@Aaron Exercises 10 and 11 seem to not be working.</w:t>
      </w:r>
      <w:r>
        <w:br/>
      </w:r>
      <w:r>
        <w:br/>
        <w:t>Refer to following screenshot:</w:t>
      </w:r>
    </w:p>
    <w:p w14:paraId="3EA82852" w14:textId="77777777" w:rsidR="000B5A46" w:rsidRDefault="000B5A46">
      <w:pPr>
        <w:pStyle w:val="CommentText"/>
      </w:pPr>
    </w:p>
    <w:p w14:paraId="24F4F9CE" w14:textId="4C40B32C" w:rsidR="000B5A46" w:rsidRDefault="000B5A46">
      <w:pPr>
        <w:pStyle w:val="CommentText"/>
      </w:pPr>
      <w:r>
        <w:rPr>
          <w:noProof/>
        </w:rPr>
        <w:drawing>
          <wp:inline distT="0" distB="0" distL="0" distR="0" wp14:anchorId="692675F9" wp14:editId="6EE78803">
            <wp:extent cx="5943600" cy="2900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10,11_Not working.JPG"/>
                    <pic:cNvPicPr/>
                  </pic:nvPicPr>
                  <pic:blipFill>
                    <a:blip r:embed="rId1">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comment>
  <w:comment w:id="321" w:author="Aaron England" w:date="2019-05-08T22:29:00Z" w:initials="AE">
    <w:p w14:paraId="7B7F6FA9" w14:textId="25529CB5" w:rsidR="00937212" w:rsidRDefault="00937212">
      <w:pPr>
        <w:pStyle w:val="CommentText"/>
      </w:pPr>
      <w:r>
        <w:rPr>
          <w:rStyle w:val="CommentReference"/>
        </w:rPr>
        <w:annotationRef/>
      </w:r>
      <w:r>
        <w:t>Code works on my machine…</w:t>
      </w:r>
    </w:p>
  </w:comment>
  <w:comment w:id="348" w:author="Aritro Ghosh" w:date="2019-05-06T14:04:00Z" w:initials="AG">
    <w:p w14:paraId="341408E8" w14:textId="352703EF" w:rsidR="000B5A46" w:rsidRDefault="000B5A46">
      <w:pPr>
        <w:pStyle w:val="CommentText"/>
      </w:pPr>
      <w:r>
        <w:rPr>
          <w:rStyle w:val="CommentReference"/>
        </w:rPr>
        <w:annotationRef/>
      </w:r>
      <w:r>
        <w:t>We should be specific about what these steps are.</w:t>
      </w:r>
    </w:p>
  </w:comment>
  <w:comment w:id="349" w:author="Aaron England" w:date="2019-05-07T07:07:00Z" w:initials="AE">
    <w:p w14:paraId="723EEC16" w14:textId="2BF6414E" w:rsidR="00CD4F6B" w:rsidRDefault="00CD4F6B">
      <w:pPr>
        <w:pStyle w:val="CommentText"/>
      </w:pPr>
      <w:r>
        <w:rPr>
          <w:rStyle w:val="CommentReference"/>
        </w:rPr>
        <w:annotationRef/>
      </w:r>
      <w:proofErr w:type="gramStart"/>
      <w:r>
        <w:t>done</w:t>
      </w:r>
      <w:proofErr w:type="gramEnd"/>
    </w:p>
  </w:comment>
  <w:comment w:id="460" w:author="Aritro Ghosh" w:date="2019-05-03T14:10:00Z" w:initials="AG">
    <w:p w14:paraId="1EB6D46D" w14:textId="387EB525" w:rsidR="000B5A46" w:rsidRDefault="000B5A46" w:rsidP="007419A3">
      <w:pPr>
        <w:pStyle w:val="CommentText"/>
      </w:pPr>
      <w:r>
        <w:rPr>
          <w:rStyle w:val="CommentReference"/>
        </w:rPr>
        <w:annotationRef/>
      </w:r>
      <w:r>
        <w:t>@Aaron This activity seems to not be working.</w:t>
      </w:r>
      <w:r>
        <w:br/>
      </w:r>
      <w:r>
        <w:br/>
        <w:t>Refer to following screenshot:</w:t>
      </w:r>
    </w:p>
    <w:p w14:paraId="6DECEA58" w14:textId="77777777" w:rsidR="000B5A46" w:rsidRDefault="000B5A46">
      <w:pPr>
        <w:pStyle w:val="CommentText"/>
      </w:pPr>
    </w:p>
    <w:p w14:paraId="4C8E6200" w14:textId="20D45B10" w:rsidR="000B5A46" w:rsidRDefault="000B5A46">
      <w:pPr>
        <w:pStyle w:val="CommentText"/>
      </w:pPr>
      <w:r>
        <w:rPr>
          <w:noProof/>
        </w:rPr>
        <w:drawing>
          <wp:inline distT="0" distB="0" distL="0" distR="0" wp14:anchorId="0DB632C8" wp14:editId="5A76C0C5">
            <wp:extent cx="5943600" cy="17506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5_not working.JPG"/>
                    <pic:cNvPicPr/>
                  </pic:nvPicPr>
                  <pic:blipFill>
                    <a:blip r:embed="rId2">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comment>
  <w:comment w:id="461" w:author="Aaron England" w:date="2019-05-08T22:51:00Z" w:initials="AE">
    <w:p w14:paraId="19EC0F9C" w14:textId="0A2E6A17" w:rsidR="001E4DE9" w:rsidRDefault="001E4DE9">
      <w:pPr>
        <w:pStyle w:val="CommentText"/>
      </w:pPr>
      <w:r>
        <w:rPr>
          <w:rStyle w:val="CommentReference"/>
        </w:rPr>
        <w:annotationRef/>
      </w:r>
      <w:r>
        <w:t>Works on my machine….</w:t>
      </w:r>
    </w:p>
  </w:comment>
  <w:comment w:id="482" w:author="Aritro Ghosh" w:date="2019-05-03T13:53:00Z" w:initials="AG">
    <w:p w14:paraId="2E6635A8" w14:textId="465E6F7D" w:rsidR="000B5A46" w:rsidRDefault="000B5A46" w:rsidP="00A30C60">
      <w:pPr>
        <w:widowControl w:val="0"/>
        <w:pBdr>
          <w:top w:val="nil"/>
          <w:left w:val="nil"/>
          <w:bottom w:val="nil"/>
          <w:right w:val="nil"/>
          <w:between w:val="nil"/>
        </w:pBdr>
        <w:spacing w:line="240" w:lineRule="auto"/>
        <w:rPr>
          <w:color w:val="000000"/>
        </w:rPr>
      </w:pPr>
      <w:r>
        <w:rPr>
          <w:rStyle w:val="CommentReference"/>
        </w:rPr>
        <w:annotationRef/>
      </w:r>
      <w:r>
        <w:rPr>
          <w:color w:val="000000"/>
        </w:rPr>
        <w:t>TR Comment: It will be explained at some point, but could we perhaps explain this concept now?</w:t>
      </w:r>
    </w:p>
    <w:p w14:paraId="7C67AD9C" w14:textId="307C2EC9" w:rsidR="000B5A46" w:rsidRDefault="000B5A46">
      <w:pPr>
        <w:pStyle w:val="CommentText"/>
      </w:pPr>
    </w:p>
  </w:comment>
  <w:comment w:id="483" w:author="Aaron England" w:date="2019-05-08T23:14:00Z" w:initials="AE">
    <w:p w14:paraId="30E1A537" w14:textId="4F1F0FDA" w:rsidR="00AF58AD" w:rsidRDefault="00AF58AD">
      <w:pPr>
        <w:pStyle w:val="CommentText"/>
      </w:pPr>
      <w:r>
        <w:rPr>
          <w:rStyle w:val="CommentReference"/>
        </w:rPr>
        <w:annotationRef/>
      </w:r>
      <w:proofErr w:type="gramStart"/>
      <w:r>
        <w:t>done</w:t>
      </w:r>
      <w:proofErr w:type="gramEnd"/>
    </w:p>
  </w:comment>
  <w:comment w:id="681" w:author="Aritro Ghosh" w:date="2019-05-03T14:11:00Z" w:initials="AG">
    <w:p w14:paraId="20918F11" w14:textId="1B850D0C" w:rsidR="000B5A46" w:rsidRDefault="000B5A46" w:rsidP="007419A3">
      <w:pPr>
        <w:pStyle w:val="CommentText"/>
      </w:pPr>
      <w:r>
        <w:rPr>
          <w:rStyle w:val="CommentReference"/>
        </w:rPr>
        <w:annotationRef/>
      </w:r>
      <w:r>
        <w:t>@Aaron this exercise seems to not be working properly.</w:t>
      </w:r>
      <w:r>
        <w:br/>
      </w:r>
      <w:r>
        <w:br/>
        <w:t>Refer to following screenshot:</w:t>
      </w:r>
    </w:p>
    <w:p w14:paraId="320787BC" w14:textId="77777777" w:rsidR="000B5A46" w:rsidRDefault="000B5A46">
      <w:pPr>
        <w:pStyle w:val="CommentText"/>
      </w:pPr>
    </w:p>
    <w:p w14:paraId="263FA0FA" w14:textId="3140B773" w:rsidR="000B5A46" w:rsidRDefault="000B5A46">
      <w:pPr>
        <w:pStyle w:val="CommentText"/>
      </w:pPr>
      <w:r>
        <w:rPr>
          <w:noProof/>
        </w:rPr>
        <w:drawing>
          <wp:inline distT="0" distB="0" distL="0" distR="0" wp14:anchorId="1ACA79B1" wp14:editId="466282C7">
            <wp:extent cx="5943600" cy="1671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13_not Working.JPG"/>
                    <pic:cNvPicPr/>
                  </pic:nvPicPr>
                  <pic:blipFill>
                    <a:blip r:embed="rId3">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comment>
  <w:comment w:id="682" w:author="Aaron England" w:date="2019-05-08T23:20:00Z" w:initials="AE">
    <w:p w14:paraId="2843AEBA" w14:textId="42FD403B" w:rsidR="009877A1" w:rsidRDefault="009877A1">
      <w:pPr>
        <w:pStyle w:val="CommentText"/>
      </w:pPr>
      <w:r>
        <w:rPr>
          <w:rStyle w:val="CommentReference"/>
        </w:rPr>
        <w:annotationRef/>
      </w:r>
      <w:r>
        <w:t>Works on my machine…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AB864B" w15:done="0"/>
  <w15:commentEx w15:paraId="5CF844C5" w15:done="0"/>
  <w15:commentEx w15:paraId="3B732623" w15:paraIdParent="5CF844C5" w15:done="0"/>
  <w15:commentEx w15:paraId="7DD42F52" w15:done="0"/>
  <w15:commentEx w15:paraId="502850DA" w15:paraIdParent="7DD42F52" w15:done="0"/>
  <w15:commentEx w15:paraId="7C7004F8" w15:done="0"/>
  <w15:commentEx w15:paraId="75E9D49B" w15:paraIdParent="7C7004F8" w15:done="0"/>
  <w15:commentEx w15:paraId="558DADA0" w15:done="0"/>
  <w15:commentEx w15:paraId="4AD045B4" w15:paraIdParent="558DADA0" w15:done="0"/>
  <w15:commentEx w15:paraId="076AAFDB" w15:done="0"/>
  <w15:commentEx w15:paraId="56BB2163" w15:done="0"/>
  <w15:commentEx w15:paraId="740FCE7A" w15:paraIdParent="56BB2163" w15:done="0"/>
  <w15:commentEx w15:paraId="575412EB" w15:done="0"/>
  <w15:commentEx w15:paraId="3628495D" w15:paraIdParent="575412EB" w15:done="0"/>
  <w15:commentEx w15:paraId="576CDB25" w15:done="0"/>
  <w15:commentEx w15:paraId="7E4F785D" w15:done="0"/>
  <w15:commentEx w15:paraId="2CC543A8" w15:paraIdParent="7E4F785D" w15:done="0"/>
  <w15:commentEx w15:paraId="16391A8A" w15:done="0"/>
  <w15:commentEx w15:paraId="3F1E1465" w15:paraIdParent="16391A8A" w15:done="0"/>
  <w15:commentEx w15:paraId="159A37DC" w15:done="0"/>
  <w15:commentEx w15:paraId="5EAE8D0D" w15:paraIdParent="159A37DC" w15:done="0"/>
  <w15:commentEx w15:paraId="179D5292" w15:done="0"/>
  <w15:commentEx w15:paraId="657171A7" w15:paraIdParent="179D5292" w15:done="0"/>
  <w15:commentEx w15:paraId="0F1FA89F" w15:done="0"/>
  <w15:commentEx w15:paraId="13B7584E" w15:paraIdParent="0F1FA89F" w15:done="0"/>
  <w15:commentEx w15:paraId="14F2AEB0" w15:done="0"/>
  <w15:commentEx w15:paraId="27AF18D8" w15:paraIdParent="14F2AEB0" w15:done="0"/>
  <w15:commentEx w15:paraId="293863F3" w15:done="0"/>
  <w15:commentEx w15:paraId="47EDDF2D" w15:paraIdParent="293863F3" w15:done="0"/>
  <w15:commentEx w15:paraId="79E57B74" w15:done="0"/>
  <w15:commentEx w15:paraId="5D1AA32B" w15:paraIdParent="79E57B74" w15:done="0"/>
  <w15:commentEx w15:paraId="6D6634B0" w15:done="0"/>
  <w15:commentEx w15:paraId="5891F28B" w15:done="0"/>
  <w15:commentEx w15:paraId="6741BAFD" w15:paraIdParent="5891F28B" w15:done="0"/>
  <w15:commentEx w15:paraId="37B66A56" w15:done="0"/>
  <w15:commentEx w15:paraId="24F4F9CE" w15:done="0"/>
  <w15:commentEx w15:paraId="7B7F6FA9" w15:paraIdParent="24F4F9CE" w15:done="0"/>
  <w15:commentEx w15:paraId="341408E8" w15:done="0"/>
  <w15:commentEx w15:paraId="723EEC16" w15:paraIdParent="341408E8" w15:done="0"/>
  <w15:commentEx w15:paraId="4C8E6200" w15:done="0"/>
  <w15:commentEx w15:paraId="19EC0F9C" w15:paraIdParent="4C8E6200" w15:done="0"/>
  <w15:commentEx w15:paraId="7C67AD9C" w15:done="0"/>
  <w15:commentEx w15:paraId="30E1A537" w15:paraIdParent="7C67AD9C" w15:done="0"/>
  <w15:commentEx w15:paraId="263FA0FA" w15:done="0"/>
  <w15:commentEx w15:paraId="2843AEBA" w15:paraIdParent="263FA0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AB864B" w16cid:durableId="2076C8B3"/>
  <w16cid:commentId w16cid:paraId="558DADA0" w16cid:durableId="2076C184"/>
  <w16cid:commentId w16cid:paraId="076AAFDB" w16cid:durableId="207AB136"/>
  <w16cid:commentId w16cid:paraId="56BB2163" w16cid:durableId="207AB157"/>
  <w16cid:commentId w16cid:paraId="575412EB" w16cid:durableId="207AB229"/>
  <w16cid:commentId w16cid:paraId="576CDB25" w16cid:durableId="207AB262"/>
  <w16cid:commentId w16cid:paraId="7E4F785D" w16cid:durableId="2076C226"/>
  <w16cid:commentId w16cid:paraId="16391A8A" w16cid:durableId="2076C25D"/>
  <w16cid:commentId w16cid:paraId="159A37DC" w16cid:durableId="207AB28F"/>
  <w16cid:commentId w16cid:paraId="179D5292" w16cid:durableId="207ABC36"/>
  <w16cid:commentId w16cid:paraId="0F1FA89F" w16cid:durableId="207ABC6F"/>
  <w16cid:commentId w16cid:paraId="14F2AEB0" w16cid:durableId="207ABCC0"/>
  <w16cid:commentId w16cid:paraId="293863F3" w16cid:durableId="2076C37B"/>
  <w16cid:commentId w16cid:paraId="79E57B74" w16cid:durableId="207ABCE8"/>
  <w16cid:commentId w16cid:paraId="6D6634B0" w16cid:durableId="207ABD0F"/>
  <w16cid:commentId w16cid:paraId="5891F28B" w16cid:durableId="207ABD4A"/>
  <w16cid:commentId w16cid:paraId="24F4F9CE" w16cid:durableId="2076C976"/>
  <w16cid:commentId w16cid:paraId="341408E8" w16cid:durableId="207ABD88"/>
  <w16cid:commentId w16cid:paraId="4C8E6200" w16cid:durableId="2076CA4A"/>
  <w16cid:commentId w16cid:paraId="7C67AD9C" w16cid:durableId="2076C660"/>
  <w16cid:commentId w16cid:paraId="263FA0FA" w16cid:durableId="2076CA8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C57C8"/>
    <w:multiLevelType w:val="hybridMultilevel"/>
    <w:tmpl w:val="EE7A6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B2506"/>
    <w:multiLevelType w:val="hybridMultilevel"/>
    <w:tmpl w:val="FDC66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50971"/>
    <w:multiLevelType w:val="hybridMultilevel"/>
    <w:tmpl w:val="A8B83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75551"/>
    <w:multiLevelType w:val="hybridMultilevel"/>
    <w:tmpl w:val="886C2972"/>
    <w:lvl w:ilvl="0" w:tplc="B11E3A12">
      <w:start w:val="1"/>
      <w:numFmt w:val="decimal"/>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BD0952"/>
    <w:multiLevelType w:val="hybridMultilevel"/>
    <w:tmpl w:val="220E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9668E"/>
    <w:multiLevelType w:val="hybridMultilevel"/>
    <w:tmpl w:val="70AE5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10B00"/>
    <w:multiLevelType w:val="hybridMultilevel"/>
    <w:tmpl w:val="93001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0F57DF"/>
    <w:multiLevelType w:val="hybridMultilevel"/>
    <w:tmpl w:val="37E26BD6"/>
    <w:lvl w:ilvl="0" w:tplc="5372AABE">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E51D1"/>
    <w:multiLevelType w:val="hybridMultilevel"/>
    <w:tmpl w:val="876CC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E835EB"/>
    <w:multiLevelType w:val="hybridMultilevel"/>
    <w:tmpl w:val="759C6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1B75AE"/>
    <w:multiLevelType w:val="hybridMultilevel"/>
    <w:tmpl w:val="4D702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6B11BB"/>
    <w:multiLevelType w:val="hybridMultilevel"/>
    <w:tmpl w:val="4336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1D7A01"/>
    <w:multiLevelType w:val="hybridMultilevel"/>
    <w:tmpl w:val="771CC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5"/>
  </w:num>
  <w:num w:numId="4">
    <w:abstractNumId w:val="1"/>
  </w:num>
  <w:num w:numId="5">
    <w:abstractNumId w:val="12"/>
  </w:num>
  <w:num w:numId="6">
    <w:abstractNumId w:val="0"/>
  </w:num>
  <w:num w:numId="7">
    <w:abstractNumId w:val="7"/>
  </w:num>
  <w:num w:numId="8">
    <w:abstractNumId w:val="9"/>
  </w:num>
  <w:num w:numId="9">
    <w:abstractNumId w:val="2"/>
  </w:num>
  <w:num w:numId="10">
    <w:abstractNumId w:val="10"/>
  </w:num>
  <w:num w:numId="11">
    <w:abstractNumId w:val="11"/>
  </w:num>
  <w:num w:numId="12">
    <w:abstractNumId w:val="8"/>
  </w:num>
  <w:num w:numId="13">
    <w:abstractNumId w:val="4"/>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3"/>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ritro Ghosh">
    <w15:presenceInfo w15:providerId="AD" w15:userId="S::aritrog@packt.com::f21df5c8-1b62-4c57-9476-a36e30b68b54"/>
  </w15:person>
  <w15:person w15:author="Aaron England">
    <w15:presenceInfo w15:providerId="None" w15:userId="Aaron Engl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linkStyl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FFD"/>
    <w:rsid w:val="00002977"/>
    <w:rsid w:val="0000648E"/>
    <w:rsid w:val="000065CF"/>
    <w:rsid w:val="00007B72"/>
    <w:rsid w:val="00013294"/>
    <w:rsid w:val="00013825"/>
    <w:rsid w:val="00014872"/>
    <w:rsid w:val="0001659B"/>
    <w:rsid w:val="000166A0"/>
    <w:rsid w:val="000166D8"/>
    <w:rsid w:val="000205A9"/>
    <w:rsid w:val="00020A68"/>
    <w:rsid w:val="00021D4E"/>
    <w:rsid w:val="00023AC0"/>
    <w:rsid w:val="00027332"/>
    <w:rsid w:val="00027700"/>
    <w:rsid w:val="00030FDF"/>
    <w:rsid w:val="00031614"/>
    <w:rsid w:val="000318E6"/>
    <w:rsid w:val="000328AB"/>
    <w:rsid w:val="00033F06"/>
    <w:rsid w:val="00034003"/>
    <w:rsid w:val="0004043D"/>
    <w:rsid w:val="00041707"/>
    <w:rsid w:val="00045BE6"/>
    <w:rsid w:val="00046392"/>
    <w:rsid w:val="00047A07"/>
    <w:rsid w:val="000507B4"/>
    <w:rsid w:val="000558D6"/>
    <w:rsid w:val="000565DE"/>
    <w:rsid w:val="00060E84"/>
    <w:rsid w:val="000625F7"/>
    <w:rsid w:val="00064168"/>
    <w:rsid w:val="00072897"/>
    <w:rsid w:val="00074D8E"/>
    <w:rsid w:val="00077509"/>
    <w:rsid w:val="00082D83"/>
    <w:rsid w:val="00083593"/>
    <w:rsid w:val="000860EB"/>
    <w:rsid w:val="000924CE"/>
    <w:rsid w:val="000932E3"/>
    <w:rsid w:val="000936C4"/>
    <w:rsid w:val="0009651C"/>
    <w:rsid w:val="000A0E9A"/>
    <w:rsid w:val="000A26A8"/>
    <w:rsid w:val="000A2907"/>
    <w:rsid w:val="000A3EC2"/>
    <w:rsid w:val="000A6278"/>
    <w:rsid w:val="000A6BE1"/>
    <w:rsid w:val="000A79F4"/>
    <w:rsid w:val="000B082E"/>
    <w:rsid w:val="000B098C"/>
    <w:rsid w:val="000B2B0F"/>
    <w:rsid w:val="000B3B58"/>
    <w:rsid w:val="000B5450"/>
    <w:rsid w:val="000B56FA"/>
    <w:rsid w:val="000B5A1E"/>
    <w:rsid w:val="000B5A46"/>
    <w:rsid w:val="000B5AC5"/>
    <w:rsid w:val="000C6479"/>
    <w:rsid w:val="000C6DF9"/>
    <w:rsid w:val="000C7300"/>
    <w:rsid w:val="000D10E5"/>
    <w:rsid w:val="000D1459"/>
    <w:rsid w:val="000D4450"/>
    <w:rsid w:val="000D5E23"/>
    <w:rsid w:val="000E0CD3"/>
    <w:rsid w:val="000E1E22"/>
    <w:rsid w:val="000F21F6"/>
    <w:rsid w:val="000F5638"/>
    <w:rsid w:val="00101614"/>
    <w:rsid w:val="001021BC"/>
    <w:rsid w:val="0010248F"/>
    <w:rsid w:val="001050DA"/>
    <w:rsid w:val="0010720B"/>
    <w:rsid w:val="00107D87"/>
    <w:rsid w:val="00110CF3"/>
    <w:rsid w:val="00112C2B"/>
    <w:rsid w:val="00113ED1"/>
    <w:rsid w:val="00114361"/>
    <w:rsid w:val="00114A1A"/>
    <w:rsid w:val="00116D31"/>
    <w:rsid w:val="00116E83"/>
    <w:rsid w:val="00117A74"/>
    <w:rsid w:val="00117BE5"/>
    <w:rsid w:val="00120300"/>
    <w:rsid w:val="001204CD"/>
    <w:rsid w:val="00121579"/>
    <w:rsid w:val="00122DC8"/>
    <w:rsid w:val="001254B1"/>
    <w:rsid w:val="001277FD"/>
    <w:rsid w:val="0013011F"/>
    <w:rsid w:val="001324CD"/>
    <w:rsid w:val="0013313A"/>
    <w:rsid w:val="00133505"/>
    <w:rsid w:val="00135C5A"/>
    <w:rsid w:val="00136913"/>
    <w:rsid w:val="0014137C"/>
    <w:rsid w:val="00142C6A"/>
    <w:rsid w:val="00143552"/>
    <w:rsid w:val="00143762"/>
    <w:rsid w:val="00144249"/>
    <w:rsid w:val="001446F7"/>
    <w:rsid w:val="00144C19"/>
    <w:rsid w:val="00146860"/>
    <w:rsid w:val="00147FD3"/>
    <w:rsid w:val="00151468"/>
    <w:rsid w:val="00153E99"/>
    <w:rsid w:val="0015425C"/>
    <w:rsid w:val="001553D2"/>
    <w:rsid w:val="00160939"/>
    <w:rsid w:val="001624D2"/>
    <w:rsid w:val="00163E4B"/>
    <w:rsid w:val="00164BAF"/>
    <w:rsid w:val="001651F8"/>
    <w:rsid w:val="0016648D"/>
    <w:rsid w:val="00167292"/>
    <w:rsid w:val="0017042F"/>
    <w:rsid w:val="00172996"/>
    <w:rsid w:val="00173989"/>
    <w:rsid w:val="0017532D"/>
    <w:rsid w:val="0017617F"/>
    <w:rsid w:val="0018015C"/>
    <w:rsid w:val="00186DD4"/>
    <w:rsid w:val="00191B20"/>
    <w:rsid w:val="00194B26"/>
    <w:rsid w:val="00194E98"/>
    <w:rsid w:val="00196092"/>
    <w:rsid w:val="001A1149"/>
    <w:rsid w:val="001A186B"/>
    <w:rsid w:val="001A2FB0"/>
    <w:rsid w:val="001A7415"/>
    <w:rsid w:val="001A7782"/>
    <w:rsid w:val="001B21EA"/>
    <w:rsid w:val="001B590E"/>
    <w:rsid w:val="001B67ED"/>
    <w:rsid w:val="001B7BDD"/>
    <w:rsid w:val="001C0623"/>
    <w:rsid w:val="001C0E4D"/>
    <w:rsid w:val="001C18AE"/>
    <w:rsid w:val="001C2FAE"/>
    <w:rsid w:val="001C3A9C"/>
    <w:rsid w:val="001C4EFC"/>
    <w:rsid w:val="001C79DE"/>
    <w:rsid w:val="001D20ED"/>
    <w:rsid w:val="001D23E1"/>
    <w:rsid w:val="001D347F"/>
    <w:rsid w:val="001D3B1D"/>
    <w:rsid w:val="001D4B4F"/>
    <w:rsid w:val="001D5CDB"/>
    <w:rsid w:val="001D7246"/>
    <w:rsid w:val="001E1E59"/>
    <w:rsid w:val="001E3650"/>
    <w:rsid w:val="001E4DBE"/>
    <w:rsid w:val="001E4DE9"/>
    <w:rsid w:val="001E5703"/>
    <w:rsid w:val="001F02D8"/>
    <w:rsid w:val="001F0582"/>
    <w:rsid w:val="001F0BCD"/>
    <w:rsid w:val="001F0CC1"/>
    <w:rsid w:val="001F45EC"/>
    <w:rsid w:val="001F4860"/>
    <w:rsid w:val="001F4E80"/>
    <w:rsid w:val="001F500B"/>
    <w:rsid w:val="001F5BE0"/>
    <w:rsid w:val="00204D74"/>
    <w:rsid w:val="00205677"/>
    <w:rsid w:val="00206528"/>
    <w:rsid w:val="002078C3"/>
    <w:rsid w:val="00207B7E"/>
    <w:rsid w:val="002104FD"/>
    <w:rsid w:val="00213940"/>
    <w:rsid w:val="002177E9"/>
    <w:rsid w:val="00217E3B"/>
    <w:rsid w:val="00222927"/>
    <w:rsid w:val="00222C37"/>
    <w:rsid w:val="0022362D"/>
    <w:rsid w:val="002236BC"/>
    <w:rsid w:val="0022651C"/>
    <w:rsid w:val="00232E2C"/>
    <w:rsid w:val="00233636"/>
    <w:rsid w:val="00236509"/>
    <w:rsid w:val="00237034"/>
    <w:rsid w:val="00242C6F"/>
    <w:rsid w:val="00244EF8"/>
    <w:rsid w:val="00245559"/>
    <w:rsid w:val="00246691"/>
    <w:rsid w:val="0025158C"/>
    <w:rsid w:val="00251719"/>
    <w:rsid w:val="00252CC0"/>
    <w:rsid w:val="00254431"/>
    <w:rsid w:val="002560AF"/>
    <w:rsid w:val="00256788"/>
    <w:rsid w:val="00260490"/>
    <w:rsid w:val="002605A7"/>
    <w:rsid w:val="0026143E"/>
    <w:rsid w:val="00262975"/>
    <w:rsid w:val="00263E50"/>
    <w:rsid w:val="0026475A"/>
    <w:rsid w:val="00264859"/>
    <w:rsid w:val="002662A0"/>
    <w:rsid w:val="002707C1"/>
    <w:rsid w:val="00271E39"/>
    <w:rsid w:val="00272D57"/>
    <w:rsid w:val="0027391C"/>
    <w:rsid w:val="00274E9D"/>
    <w:rsid w:val="00275106"/>
    <w:rsid w:val="002811BB"/>
    <w:rsid w:val="00284B78"/>
    <w:rsid w:val="00286918"/>
    <w:rsid w:val="002875F1"/>
    <w:rsid w:val="00287A19"/>
    <w:rsid w:val="002906BD"/>
    <w:rsid w:val="00292B8A"/>
    <w:rsid w:val="00293E4C"/>
    <w:rsid w:val="0029524E"/>
    <w:rsid w:val="00295B25"/>
    <w:rsid w:val="00297491"/>
    <w:rsid w:val="002A1711"/>
    <w:rsid w:val="002A21C6"/>
    <w:rsid w:val="002A493F"/>
    <w:rsid w:val="002B1953"/>
    <w:rsid w:val="002B199B"/>
    <w:rsid w:val="002B1FB5"/>
    <w:rsid w:val="002B212D"/>
    <w:rsid w:val="002B2EB2"/>
    <w:rsid w:val="002B4EA9"/>
    <w:rsid w:val="002B5540"/>
    <w:rsid w:val="002B6FBD"/>
    <w:rsid w:val="002C097C"/>
    <w:rsid w:val="002C1F5A"/>
    <w:rsid w:val="002C371C"/>
    <w:rsid w:val="002C5B85"/>
    <w:rsid w:val="002D0099"/>
    <w:rsid w:val="002D1027"/>
    <w:rsid w:val="002D2922"/>
    <w:rsid w:val="002D5FAD"/>
    <w:rsid w:val="002D6B72"/>
    <w:rsid w:val="002D707E"/>
    <w:rsid w:val="002E546C"/>
    <w:rsid w:val="002E7174"/>
    <w:rsid w:val="002E7F74"/>
    <w:rsid w:val="002F43D4"/>
    <w:rsid w:val="002F5B19"/>
    <w:rsid w:val="002F665B"/>
    <w:rsid w:val="002F75D7"/>
    <w:rsid w:val="002F75EB"/>
    <w:rsid w:val="002F781E"/>
    <w:rsid w:val="002F7D3F"/>
    <w:rsid w:val="00301955"/>
    <w:rsid w:val="00301D1C"/>
    <w:rsid w:val="00304FEB"/>
    <w:rsid w:val="0030569B"/>
    <w:rsid w:val="00306997"/>
    <w:rsid w:val="00306E42"/>
    <w:rsid w:val="00311988"/>
    <w:rsid w:val="003123B8"/>
    <w:rsid w:val="003142F8"/>
    <w:rsid w:val="00317AD9"/>
    <w:rsid w:val="00317D3C"/>
    <w:rsid w:val="00317EF6"/>
    <w:rsid w:val="00320E37"/>
    <w:rsid w:val="00321264"/>
    <w:rsid w:val="00321A5E"/>
    <w:rsid w:val="00327921"/>
    <w:rsid w:val="0033128E"/>
    <w:rsid w:val="00331487"/>
    <w:rsid w:val="00331EE4"/>
    <w:rsid w:val="0033538A"/>
    <w:rsid w:val="00337466"/>
    <w:rsid w:val="00337847"/>
    <w:rsid w:val="00342AC1"/>
    <w:rsid w:val="003452DA"/>
    <w:rsid w:val="00347FB4"/>
    <w:rsid w:val="00362F26"/>
    <w:rsid w:val="003640D3"/>
    <w:rsid w:val="003649D3"/>
    <w:rsid w:val="00365274"/>
    <w:rsid w:val="00365A0F"/>
    <w:rsid w:val="00367CB3"/>
    <w:rsid w:val="00370692"/>
    <w:rsid w:val="0037087F"/>
    <w:rsid w:val="00374F88"/>
    <w:rsid w:val="0037512D"/>
    <w:rsid w:val="00375901"/>
    <w:rsid w:val="00380A68"/>
    <w:rsid w:val="00380E70"/>
    <w:rsid w:val="00384540"/>
    <w:rsid w:val="00384796"/>
    <w:rsid w:val="00384D69"/>
    <w:rsid w:val="003873D7"/>
    <w:rsid w:val="00392113"/>
    <w:rsid w:val="00393012"/>
    <w:rsid w:val="00395823"/>
    <w:rsid w:val="003959A0"/>
    <w:rsid w:val="003963F2"/>
    <w:rsid w:val="003A2C81"/>
    <w:rsid w:val="003A6019"/>
    <w:rsid w:val="003A64F0"/>
    <w:rsid w:val="003A74B7"/>
    <w:rsid w:val="003A7555"/>
    <w:rsid w:val="003A75AB"/>
    <w:rsid w:val="003B0999"/>
    <w:rsid w:val="003B0FAB"/>
    <w:rsid w:val="003B4AAB"/>
    <w:rsid w:val="003B674E"/>
    <w:rsid w:val="003C1322"/>
    <w:rsid w:val="003C1BDE"/>
    <w:rsid w:val="003C2938"/>
    <w:rsid w:val="003C4D3A"/>
    <w:rsid w:val="003C6F70"/>
    <w:rsid w:val="003D0961"/>
    <w:rsid w:val="003D10B1"/>
    <w:rsid w:val="003D1358"/>
    <w:rsid w:val="003D3FF9"/>
    <w:rsid w:val="003D5B77"/>
    <w:rsid w:val="003D5E0A"/>
    <w:rsid w:val="003D5F0C"/>
    <w:rsid w:val="003D6172"/>
    <w:rsid w:val="003E0057"/>
    <w:rsid w:val="003E20D6"/>
    <w:rsid w:val="003E32C0"/>
    <w:rsid w:val="003E3314"/>
    <w:rsid w:val="003E3C9D"/>
    <w:rsid w:val="003E3E08"/>
    <w:rsid w:val="003E4301"/>
    <w:rsid w:val="003F129F"/>
    <w:rsid w:val="003F5906"/>
    <w:rsid w:val="003F5AAC"/>
    <w:rsid w:val="003F6F99"/>
    <w:rsid w:val="0040038D"/>
    <w:rsid w:val="00400F81"/>
    <w:rsid w:val="0040318E"/>
    <w:rsid w:val="0040365E"/>
    <w:rsid w:val="004048F2"/>
    <w:rsid w:val="0040710B"/>
    <w:rsid w:val="004104CC"/>
    <w:rsid w:val="0041113E"/>
    <w:rsid w:val="004115E6"/>
    <w:rsid w:val="00411C47"/>
    <w:rsid w:val="004123EA"/>
    <w:rsid w:val="00413C4E"/>
    <w:rsid w:val="004157AC"/>
    <w:rsid w:val="00417D6B"/>
    <w:rsid w:val="004218F9"/>
    <w:rsid w:val="00421C64"/>
    <w:rsid w:val="00426746"/>
    <w:rsid w:val="00427DEA"/>
    <w:rsid w:val="00431668"/>
    <w:rsid w:val="00432164"/>
    <w:rsid w:val="00432D0D"/>
    <w:rsid w:val="004346C8"/>
    <w:rsid w:val="00435CCB"/>
    <w:rsid w:val="00440EAF"/>
    <w:rsid w:val="00443BCF"/>
    <w:rsid w:val="004448FD"/>
    <w:rsid w:val="00445098"/>
    <w:rsid w:val="0044515E"/>
    <w:rsid w:val="00446111"/>
    <w:rsid w:val="004472E7"/>
    <w:rsid w:val="00455598"/>
    <w:rsid w:val="00461F2D"/>
    <w:rsid w:val="004636C0"/>
    <w:rsid w:val="00466CEA"/>
    <w:rsid w:val="004678AE"/>
    <w:rsid w:val="0047103D"/>
    <w:rsid w:val="00473F1D"/>
    <w:rsid w:val="00475C5C"/>
    <w:rsid w:val="00476A0A"/>
    <w:rsid w:val="00480F1D"/>
    <w:rsid w:val="00481D73"/>
    <w:rsid w:val="00484343"/>
    <w:rsid w:val="0048451B"/>
    <w:rsid w:val="00487261"/>
    <w:rsid w:val="00492502"/>
    <w:rsid w:val="0049381B"/>
    <w:rsid w:val="004943A9"/>
    <w:rsid w:val="004947E1"/>
    <w:rsid w:val="004A04DD"/>
    <w:rsid w:val="004A0C5E"/>
    <w:rsid w:val="004A2374"/>
    <w:rsid w:val="004A2A91"/>
    <w:rsid w:val="004A306E"/>
    <w:rsid w:val="004A3138"/>
    <w:rsid w:val="004A4FDA"/>
    <w:rsid w:val="004A5116"/>
    <w:rsid w:val="004A765C"/>
    <w:rsid w:val="004B13BC"/>
    <w:rsid w:val="004B293B"/>
    <w:rsid w:val="004B427F"/>
    <w:rsid w:val="004B4B13"/>
    <w:rsid w:val="004B678D"/>
    <w:rsid w:val="004B6E43"/>
    <w:rsid w:val="004B72D9"/>
    <w:rsid w:val="004C1611"/>
    <w:rsid w:val="004C3B2A"/>
    <w:rsid w:val="004C443B"/>
    <w:rsid w:val="004C5E81"/>
    <w:rsid w:val="004D116A"/>
    <w:rsid w:val="004D4BB3"/>
    <w:rsid w:val="004E10AC"/>
    <w:rsid w:val="004E30B4"/>
    <w:rsid w:val="004E3EF7"/>
    <w:rsid w:val="004E7FBC"/>
    <w:rsid w:val="004F01A5"/>
    <w:rsid w:val="004F1527"/>
    <w:rsid w:val="004F1D30"/>
    <w:rsid w:val="004F488B"/>
    <w:rsid w:val="004F48B7"/>
    <w:rsid w:val="004F5610"/>
    <w:rsid w:val="004F7977"/>
    <w:rsid w:val="005012C8"/>
    <w:rsid w:val="00501C63"/>
    <w:rsid w:val="0050326C"/>
    <w:rsid w:val="00507EFA"/>
    <w:rsid w:val="00511389"/>
    <w:rsid w:val="00512D6C"/>
    <w:rsid w:val="005141A9"/>
    <w:rsid w:val="005155A4"/>
    <w:rsid w:val="005176D8"/>
    <w:rsid w:val="00521815"/>
    <w:rsid w:val="0052452D"/>
    <w:rsid w:val="00531EDD"/>
    <w:rsid w:val="00533045"/>
    <w:rsid w:val="005331B8"/>
    <w:rsid w:val="00536708"/>
    <w:rsid w:val="00536F91"/>
    <w:rsid w:val="00540ECC"/>
    <w:rsid w:val="00542065"/>
    <w:rsid w:val="00542F89"/>
    <w:rsid w:val="00543B24"/>
    <w:rsid w:val="00543C61"/>
    <w:rsid w:val="00544C1F"/>
    <w:rsid w:val="0054534B"/>
    <w:rsid w:val="0054560B"/>
    <w:rsid w:val="00547C60"/>
    <w:rsid w:val="00553055"/>
    <w:rsid w:val="005532B9"/>
    <w:rsid w:val="00553865"/>
    <w:rsid w:val="005541CC"/>
    <w:rsid w:val="00554684"/>
    <w:rsid w:val="005565AB"/>
    <w:rsid w:val="005568E2"/>
    <w:rsid w:val="00561F53"/>
    <w:rsid w:val="005628E4"/>
    <w:rsid w:val="0056739C"/>
    <w:rsid w:val="00567546"/>
    <w:rsid w:val="00570B07"/>
    <w:rsid w:val="00571F16"/>
    <w:rsid w:val="005725BE"/>
    <w:rsid w:val="00572FBE"/>
    <w:rsid w:val="0057491C"/>
    <w:rsid w:val="005812C1"/>
    <w:rsid w:val="005823EB"/>
    <w:rsid w:val="00582AEB"/>
    <w:rsid w:val="005831D3"/>
    <w:rsid w:val="00583F81"/>
    <w:rsid w:val="00584028"/>
    <w:rsid w:val="0058457F"/>
    <w:rsid w:val="005860E3"/>
    <w:rsid w:val="00591305"/>
    <w:rsid w:val="005939A6"/>
    <w:rsid w:val="005940CF"/>
    <w:rsid w:val="00594245"/>
    <w:rsid w:val="00595FB2"/>
    <w:rsid w:val="005A09D2"/>
    <w:rsid w:val="005A1E44"/>
    <w:rsid w:val="005A2689"/>
    <w:rsid w:val="005A7ACF"/>
    <w:rsid w:val="005B0B32"/>
    <w:rsid w:val="005B126F"/>
    <w:rsid w:val="005B1EE6"/>
    <w:rsid w:val="005B2A6D"/>
    <w:rsid w:val="005B339B"/>
    <w:rsid w:val="005B4073"/>
    <w:rsid w:val="005B4CEA"/>
    <w:rsid w:val="005B690D"/>
    <w:rsid w:val="005B77DA"/>
    <w:rsid w:val="005C02E3"/>
    <w:rsid w:val="005C175F"/>
    <w:rsid w:val="005C2455"/>
    <w:rsid w:val="005C2A1C"/>
    <w:rsid w:val="005C6AAB"/>
    <w:rsid w:val="005C7A6D"/>
    <w:rsid w:val="005D467F"/>
    <w:rsid w:val="005D5DD1"/>
    <w:rsid w:val="005D5EF2"/>
    <w:rsid w:val="005D6B9C"/>
    <w:rsid w:val="005E1788"/>
    <w:rsid w:val="005E18C8"/>
    <w:rsid w:val="005E18F0"/>
    <w:rsid w:val="005E1E68"/>
    <w:rsid w:val="005E44F3"/>
    <w:rsid w:val="005E7A13"/>
    <w:rsid w:val="005E7F42"/>
    <w:rsid w:val="005F2462"/>
    <w:rsid w:val="006012AE"/>
    <w:rsid w:val="00604462"/>
    <w:rsid w:val="0060654D"/>
    <w:rsid w:val="00606EEA"/>
    <w:rsid w:val="00607E6B"/>
    <w:rsid w:val="006105FE"/>
    <w:rsid w:val="0061117B"/>
    <w:rsid w:val="006136BD"/>
    <w:rsid w:val="00615E0C"/>
    <w:rsid w:val="00622398"/>
    <w:rsid w:val="00622DA2"/>
    <w:rsid w:val="006244BB"/>
    <w:rsid w:val="006254AE"/>
    <w:rsid w:val="00626919"/>
    <w:rsid w:val="00627B88"/>
    <w:rsid w:val="006320A8"/>
    <w:rsid w:val="00632DE6"/>
    <w:rsid w:val="0063311A"/>
    <w:rsid w:val="00634F41"/>
    <w:rsid w:val="0063660E"/>
    <w:rsid w:val="0064223B"/>
    <w:rsid w:val="00645757"/>
    <w:rsid w:val="00651835"/>
    <w:rsid w:val="006523A1"/>
    <w:rsid w:val="00653A18"/>
    <w:rsid w:val="00654857"/>
    <w:rsid w:val="0066110C"/>
    <w:rsid w:val="00661E8A"/>
    <w:rsid w:val="00663BC6"/>
    <w:rsid w:val="00664FC3"/>
    <w:rsid w:val="006658B9"/>
    <w:rsid w:val="0067110A"/>
    <w:rsid w:val="00671AAB"/>
    <w:rsid w:val="00675592"/>
    <w:rsid w:val="00676CB6"/>
    <w:rsid w:val="00680B79"/>
    <w:rsid w:val="0068225C"/>
    <w:rsid w:val="006833AD"/>
    <w:rsid w:val="00683E61"/>
    <w:rsid w:val="00684205"/>
    <w:rsid w:val="006858F5"/>
    <w:rsid w:val="00686DBA"/>
    <w:rsid w:val="0068713F"/>
    <w:rsid w:val="00687DEB"/>
    <w:rsid w:val="0069070D"/>
    <w:rsid w:val="006909FE"/>
    <w:rsid w:val="00690EBA"/>
    <w:rsid w:val="0069225D"/>
    <w:rsid w:val="00694F9B"/>
    <w:rsid w:val="006967AE"/>
    <w:rsid w:val="006A32BC"/>
    <w:rsid w:val="006A369F"/>
    <w:rsid w:val="006A470D"/>
    <w:rsid w:val="006A5535"/>
    <w:rsid w:val="006B1AE7"/>
    <w:rsid w:val="006B386F"/>
    <w:rsid w:val="006B5FFE"/>
    <w:rsid w:val="006B72B7"/>
    <w:rsid w:val="006C00FB"/>
    <w:rsid w:val="006C2B20"/>
    <w:rsid w:val="006C32AC"/>
    <w:rsid w:val="006C457D"/>
    <w:rsid w:val="006C462C"/>
    <w:rsid w:val="006D1E75"/>
    <w:rsid w:val="006D2F8C"/>
    <w:rsid w:val="006D349E"/>
    <w:rsid w:val="006D4612"/>
    <w:rsid w:val="006D53C8"/>
    <w:rsid w:val="006D6B5F"/>
    <w:rsid w:val="006D715A"/>
    <w:rsid w:val="006D7736"/>
    <w:rsid w:val="006D7A4A"/>
    <w:rsid w:val="006E0827"/>
    <w:rsid w:val="006E419F"/>
    <w:rsid w:val="006E4D7B"/>
    <w:rsid w:val="006F028C"/>
    <w:rsid w:val="006F0C87"/>
    <w:rsid w:val="006F2459"/>
    <w:rsid w:val="006F4621"/>
    <w:rsid w:val="00700171"/>
    <w:rsid w:val="00701362"/>
    <w:rsid w:val="0070157B"/>
    <w:rsid w:val="00703913"/>
    <w:rsid w:val="007040E8"/>
    <w:rsid w:val="00705D27"/>
    <w:rsid w:val="00710B5D"/>
    <w:rsid w:val="00711617"/>
    <w:rsid w:val="00711A82"/>
    <w:rsid w:val="00714AB4"/>
    <w:rsid w:val="00716518"/>
    <w:rsid w:val="007178D2"/>
    <w:rsid w:val="00717B17"/>
    <w:rsid w:val="00721596"/>
    <w:rsid w:val="00722A3C"/>
    <w:rsid w:val="007252C3"/>
    <w:rsid w:val="007264C7"/>
    <w:rsid w:val="00731DEB"/>
    <w:rsid w:val="00733C1C"/>
    <w:rsid w:val="0074185E"/>
    <w:rsid w:val="007419A3"/>
    <w:rsid w:val="00743910"/>
    <w:rsid w:val="007451B4"/>
    <w:rsid w:val="00746C85"/>
    <w:rsid w:val="00747D51"/>
    <w:rsid w:val="007504B7"/>
    <w:rsid w:val="007520C2"/>
    <w:rsid w:val="00756F27"/>
    <w:rsid w:val="0076399E"/>
    <w:rsid w:val="0076427D"/>
    <w:rsid w:val="007666B6"/>
    <w:rsid w:val="00767505"/>
    <w:rsid w:val="00771019"/>
    <w:rsid w:val="00771C79"/>
    <w:rsid w:val="00772791"/>
    <w:rsid w:val="007727F7"/>
    <w:rsid w:val="00773F18"/>
    <w:rsid w:val="00774750"/>
    <w:rsid w:val="007758C4"/>
    <w:rsid w:val="00777849"/>
    <w:rsid w:val="00780BB3"/>
    <w:rsid w:val="00783340"/>
    <w:rsid w:val="00783E53"/>
    <w:rsid w:val="007845FC"/>
    <w:rsid w:val="0078757F"/>
    <w:rsid w:val="00794396"/>
    <w:rsid w:val="0079653F"/>
    <w:rsid w:val="00796883"/>
    <w:rsid w:val="00797713"/>
    <w:rsid w:val="007977E7"/>
    <w:rsid w:val="007A1AD9"/>
    <w:rsid w:val="007A29AC"/>
    <w:rsid w:val="007B00FA"/>
    <w:rsid w:val="007B01FD"/>
    <w:rsid w:val="007B1DD3"/>
    <w:rsid w:val="007B30E8"/>
    <w:rsid w:val="007B31FC"/>
    <w:rsid w:val="007B4C8A"/>
    <w:rsid w:val="007C00B7"/>
    <w:rsid w:val="007C2913"/>
    <w:rsid w:val="007C2D49"/>
    <w:rsid w:val="007C3578"/>
    <w:rsid w:val="007C5262"/>
    <w:rsid w:val="007C54A2"/>
    <w:rsid w:val="007C6996"/>
    <w:rsid w:val="007C6AFD"/>
    <w:rsid w:val="007D0E0D"/>
    <w:rsid w:val="007D2217"/>
    <w:rsid w:val="007D4637"/>
    <w:rsid w:val="007D71C7"/>
    <w:rsid w:val="007E401B"/>
    <w:rsid w:val="007E4E83"/>
    <w:rsid w:val="007E5A3F"/>
    <w:rsid w:val="007E5F1F"/>
    <w:rsid w:val="007E6884"/>
    <w:rsid w:val="007E7961"/>
    <w:rsid w:val="007E7A67"/>
    <w:rsid w:val="007F1799"/>
    <w:rsid w:val="007F19A1"/>
    <w:rsid w:val="007F5EA9"/>
    <w:rsid w:val="00800427"/>
    <w:rsid w:val="008012BD"/>
    <w:rsid w:val="00803C89"/>
    <w:rsid w:val="00805399"/>
    <w:rsid w:val="00805C0B"/>
    <w:rsid w:val="0081087D"/>
    <w:rsid w:val="00810E75"/>
    <w:rsid w:val="00811672"/>
    <w:rsid w:val="00815EF7"/>
    <w:rsid w:val="00821739"/>
    <w:rsid w:val="008230B5"/>
    <w:rsid w:val="00823535"/>
    <w:rsid w:val="00823F60"/>
    <w:rsid w:val="008250CD"/>
    <w:rsid w:val="008260DF"/>
    <w:rsid w:val="00826132"/>
    <w:rsid w:val="008310A9"/>
    <w:rsid w:val="0083228A"/>
    <w:rsid w:val="00833C69"/>
    <w:rsid w:val="00836FF1"/>
    <w:rsid w:val="008403C8"/>
    <w:rsid w:val="00840736"/>
    <w:rsid w:val="00842D18"/>
    <w:rsid w:val="00845370"/>
    <w:rsid w:val="00852241"/>
    <w:rsid w:val="008530E8"/>
    <w:rsid w:val="00855B73"/>
    <w:rsid w:val="00856667"/>
    <w:rsid w:val="008612B9"/>
    <w:rsid w:val="00861964"/>
    <w:rsid w:val="00863ECB"/>
    <w:rsid w:val="0086531C"/>
    <w:rsid w:val="00865E7E"/>
    <w:rsid w:val="00867E1D"/>
    <w:rsid w:val="00871603"/>
    <w:rsid w:val="008729FE"/>
    <w:rsid w:val="008732C6"/>
    <w:rsid w:val="00875D57"/>
    <w:rsid w:val="008805AD"/>
    <w:rsid w:val="008813E9"/>
    <w:rsid w:val="00883FC9"/>
    <w:rsid w:val="008943C8"/>
    <w:rsid w:val="008962E8"/>
    <w:rsid w:val="008A0166"/>
    <w:rsid w:val="008A3EB4"/>
    <w:rsid w:val="008B0A05"/>
    <w:rsid w:val="008B23C7"/>
    <w:rsid w:val="008B39F4"/>
    <w:rsid w:val="008B5841"/>
    <w:rsid w:val="008B5BD6"/>
    <w:rsid w:val="008B5DC1"/>
    <w:rsid w:val="008C054F"/>
    <w:rsid w:val="008C09A4"/>
    <w:rsid w:val="008C0CE0"/>
    <w:rsid w:val="008C1331"/>
    <w:rsid w:val="008C1803"/>
    <w:rsid w:val="008C19D5"/>
    <w:rsid w:val="008D09A6"/>
    <w:rsid w:val="008D118E"/>
    <w:rsid w:val="008D2437"/>
    <w:rsid w:val="008D6ADD"/>
    <w:rsid w:val="008D7E97"/>
    <w:rsid w:val="008E03D8"/>
    <w:rsid w:val="008E04D9"/>
    <w:rsid w:val="008E0B7E"/>
    <w:rsid w:val="008E1EF1"/>
    <w:rsid w:val="008E337F"/>
    <w:rsid w:val="008E3AC2"/>
    <w:rsid w:val="008E576D"/>
    <w:rsid w:val="008E77C5"/>
    <w:rsid w:val="008E7B87"/>
    <w:rsid w:val="008E7DAE"/>
    <w:rsid w:val="008F1904"/>
    <w:rsid w:val="008F4052"/>
    <w:rsid w:val="008F4E90"/>
    <w:rsid w:val="008F63F0"/>
    <w:rsid w:val="008F72B9"/>
    <w:rsid w:val="00901011"/>
    <w:rsid w:val="0090137B"/>
    <w:rsid w:val="009026C3"/>
    <w:rsid w:val="00904C7F"/>
    <w:rsid w:val="00906BFE"/>
    <w:rsid w:val="00907AF6"/>
    <w:rsid w:val="00907D7D"/>
    <w:rsid w:val="00907E90"/>
    <w:rsid w:val="00911737"/>
    <w:rsid w:val="00914474"/>
    <w:rsid w:val="00914511"/>
    <w:rsid w:val="0091601F"/>
    <w:rsid w:val="00916438"/>
    <w:rsid w:val="0091677A"/>
    <w:rsid w:val="009167AE"/>
    <w:rsid w:val="00920E0F"/>
    <w:rsid w:val="0092215A"/>
    <w:rsid w:val="00925432"/>
    <w:rsid w:val="0092721B"/>
    <w:rsid w:val="009275AE"/>
    <w:rsid w:val="00930FBB"/>
    <w:rsid w:val="00931902"/>
    <w:rsid w:val="0093237D"/>
    <w:rsid w:val="00934194"/>
    <w:rsid w:val="009356DA"/>
    <w:rsid w:val="00937212"/>
    <w:rsid w:val="009378C4"/>
    <w:rsid w:val="00941724"/>
    <w:rsid w:val="00941C76"/>
    <w:rsid w:val="00944FAA"/>
    <w:rsid w:val="00951B56"/>
    <w:rsid w:val="009528C4"/>
    <w:rsid w:val="009544E8"/>
    <w:rsid w:val="0096013D"/>
    <w:rsid w:val="0096195D"/>
    <w:rsid w:val="00962484"/>
    <w:rsid w:val="00964860"/>
    <w:rsid w:val="009729C8"/>
    <w:rsid w:val="00973DA5"/>
    <w:rsid w:val="00974F01"/>
    <w:rsid w:val="00981CE4"/>
    <w:rsid w:val="009821C1"/>
    <w:rsid w:val="009877A1"/>
    <w:rsid w:val="00987B3D"/>
    <w:rsid w:val="00987BA5"/>
    <w:rsid w:val="00992BF6"/>
    <w:rsid w:val="00993B9D"/>
    <w:rsid w:val="00993F00"/>
    <w:rsid w:val="00994218"/>
    <w:rsid w:val="00996005"/>
    <w:rsid w:val="00997861"/>
    <w:rsid w:val="009B43A0"/>
    <w:rsid w:val="009B550B"/>
    <w:rsid w:val="009B63CA"/>
    <w:rsid w:val="009B6A93"/>
    <w:rsid w:val="009B789A"/>
    <w:rsid w:val="009C038B"/>
    <w:rsid w:val="009C1A9B"/>
    <w:rsid w:val="009C1F32"/>
    <w:rsid w:val="009C4EC9"/>
    <w:rsid w:val="009C5CC0"/>
    <w:rsid w:val="009C773A"/>
    <w:rsid w:val="009C7BAD"/>
    <w:rsid w:val="009D06C2"/>
    <w:rsid w:val="009D1338"/>
    <w:rsid w:val="009D4BB9"/>
    <w:rsid w:val="009D62C7"/>
    <w:rsid w:val="009D6C25"/>
    <w:rsid w:val="009D6CA2"/>
    <w:rsid w:val="009D71D8"/>
    <w:rsid w:val="009E1389"/>
    <w:rsid w:val="009E542F"/>
    <w:rsid w:val="009E59D6"/>
    <w:rsid w:val="009E5B9B"/>
    <w:rsid w:val="009F318B"/>
    <w:rsid w:val="009F49A7"/>
    <w:rsid w:val="009F50DD"/>
    <w:rsid w:val="009F72E0"/>
    <w:rsid w:val="00A01FFD"/>
    <w:rsid w:val="00A025CB"/>
    <w:rsid w:val="00A03F85"/>
    <w:rsid w:val="00A05BC2"/>
    <w:rsid w:val="00A05D7F"/>
    <w:rsid w:val="00A0606F"/>
    <w:rsid w:val="00A07420"/>
    <w:rsid w:val="00A10E9D"/>
    <w:rsid w:val="00A124CB"/>
    <w:rsid w:val="00A12955"/>
    <w:rsid w:val="00A156EA"/>
    <w:rsid w:val="00A2594B"/>
    <w:rsid w:val="00A26D23"/>
    <w:rsid w:val="00A30C60"/>
    <w:rsid w:val="00A31BB1"/>
    <w:rsid w:val="00A340D5"/>
    <w:rsid w:val="00A40370"/>
    <w:rsid w:val="00A43177"/>
    <w:rsid w:val="00A43F4A"/>
    <w:rsid w:val="00A4530F"/>
    <w:rsid w:val="00A46158"/>
    <w:rsid w:val="00A4666B"/>
    <w:rsid w:val="00A46DBC"/>
    <w:rsid w:val="00A5136B"/>
    <w:rsid w:val="00A51748"/>
    <w:rsid w:val="00A52AE9"/>
    <w:rsid w:val="00A5380B"/>
    <w:rsid w:val="00A55B7C"/>
    <w:rsid w:val="00A63199"/>
    <w:rsid w:val="00A63D4F"/>
    <w:rsid w:val="00A7127F"/>
    <w:rsid w:val="00A7240A"/>
    <w:rsid w:val="00A72E3F"/>
    <w:rsid w:val="00A74D50"/>
    <w:rsid w:val="00A75378"/>
    <w:rsid w:val="00A75B93"/>
    <w:rsid w:val="00A76DC0"/>
    <w:rsid w:val="00A7766D"/>
    <w:rsid w:val="00A81485"/>
    <w:rsid w:val="00A83793"/>
    <w:rsid w:val="00A84CA2"/>
    <w:rsid w:val="00A85082"/>
    <w:rsid w:val="00A87DAC"/>
    <w:rsid w:val="00A93619"/>
    <w:rsid w:val="00A9390A"/>
    <w:rsid w:val="00AA2BCF"/>
    <w:rsid w:val="00AA6D76"/>
    <w:rsid w:val="00AA7A6E"/>
    <w:rsid w:val="00AA7BBF"/>
    <w:rsid w:val="00AB0F02"/>
    <w:rsid w:val="00AB11E3"/>
    <w:rsid w:val="00AB20E6"/>
    <w:rsid w:val="00AB29CA"/>
    <w:rsid w:val="00AB2C36"/>
    <w:rsid w:val="00AB3F29"/>
    <w:rsid w:val="00AB4451"/>
    <w:rsid w:val="00AB6AED"/>
    <w:rsid w:val="00AB707C"/>
    <w:rsid w:val="00AC2A34"/>
    <w:rsid w:val="00AC2BB2"/>
    <w:rsid w:val="00AC59DA"/>
    <w:rsid w:val="00AC7761"/>
    <w:rsid w:val="00AD01F9"/>
    <w:rsid w:val="00AD0DC4"/>
    <w:rsid w:val="00AD2E02"/>
    <w:rsid w:val="00AD32D0"/>
    <w:rsid w:val="00AD4074"/>
    <w:rsid w:val="00AD61DD"/>
    <w:rsid w:val="00AD6C9A"/>
    <w:rsid w:val="00AE3FAB"/>
    <w:rsid w:val="00AE571B"/>
    <w:rsid w:val="00AE5743"/>
    <w:rsid w:val="00AE6E1A"/>
    <w:rsid w:val="00AE7477"/>
    <w:rsid w:val="00AE77B8"/>
    <w:rsid w:val="00AF03D4"/>
    <w:rsid w:val="00AF07F8"/>
    <w:rsid w:val="00AF270D"/>
    <w:rsid w:val="00AF2B6D"/>
    <w:rsid w:val="00AF47F6"/>
    <w:rsid w:val="00AF58AD"/>
    <w:rsid w:val="00AF5D57"/>
    <w:rsid w:val="00AF6C26"/>
    <w:rsid w:val="00B050C7"/>
    <w:rsid w:val="00B144C1"/>
    <w:rsid w:val="00B150A0"/>
    <w:rsid w:val="00B178B3"/>
    <w:rsid w:val="00B21FB0"/>
    <w:rsid w:val="00B222C5"/>
    <w:rsid w:val="00B23964"/>
    <w:rsid w:val="00B241B0"/>
    <w:rsid w:val="00B24C5D"/>
    <w:rsid w:val="00B251B2"/>
    <w:rsid w:val="00B259B0"/>
    <w:rsid w:val="00B26E98"/>
    <w:rsid w:val="00B26FF6"/>
    <w:rsid w:val="00B27919"/>
    <w:rsid w:val="00B307F1"/>
    <w:rsid w:val="00B308A7"/>
    <w:rsid w:val="00B3292F"/>
    <w:rsid w:val="00B359C2"/>
    <w:rsid w:val="00B366F8"/>
    <w:rsid w:val="00B50464"/>
    <w:rsid w:val="00B51B2F"/>
    <w:rsid w:val="00B5250C"/>
    <w:rsid w:val="00B54740"/>
    <w:rsid w:val="00B54BCD"/>
    <w:rsid w:val="00B56FAC"/>
    <w:rsid w:val="00B60A7C"/>
    <w:rsid w:val="00B659F6"/>
    <w:rsid w:val="00B6757C"/>
    <w:rsid w:val="00B708D1"/>
    <w:rsid w:val="00B7326E"/>
    <w:rsid w:val="00B75309"/>
    <w:rsid w:val="00B81557"/>
    <w:rsid w:val="00B82946"/>
    <w:rsid w:val="00B8410D"/>
    <w:rsid w:val="00B8482B"/>
    <w:rsid w:val="00B85803"/>
    <w:rsid w:val="00B865AD"/>
    <w:rsid w:val="00B93B42"/>
    <w:rsid w:val="00B955F3"/>
    <w:rsid w:val="00B967D5"/>
    <w:rsid w:val="00B96C2D"/>
    <w:rsid w:val="00BA1854"/>
    <w:rsid w:val="00BA30EF"/>
    <w:rsid w:val="00BA7CE5"/>
    <w:rsid w:val="00BB2BA6"/>
    <w:rsid w:val="00BB4D2A"/>
    <w:rsid w:val="00BB65F5"/>
    <w:rsid w:val="00BB6688"/>
    <w:rsid w:val="00BB6E64"/>
    <w:rsid w:val="00BC06F1"/>
    <w:rsid w:val="00BC15EB"/>
    <w:rsid w:val="00BC1EA9"/>
    <w:rsid w:val="00BC450B"/>
    <w:rsid w:val="00BC5601"/>
    <w:rsid w:val="00BC731E"/>
    <w:rsid w:val="00BD32EF"/>
    <w:rsid w:val="00BD447F"/>
    <w:rsid w:val="00BD6E30"/>
    <w:rsid w:val="00BD7B3A"/>
    <w:rsid w:val="00BD7DB8"/>
    <w:rsid w:val="00BE013D"/>
    <w:rsid w:val="00BE2581"/>
    <w:rsid w:val="00BE2767"/>
    <w:rsid w:val="00BE3EA2"/>
    <w:rsid w:val="00BE4E58"/>
    <w:rsid w:val="00BE619B"/>
    <w:rsid w:val="00BF00ED"/>
    <w:rsid w:val="00BF26B8"/>
    <w:rsid w:val="00BF44A7"/>
    <w:rsid w:val="00BF4915"/>
    <w:rsid w:val="00BF66E6"/>
    <w:rsid w:val="00C008DF"/>
    <w:rsid w:val="00C0491F"/>
    <w:rsid w:val="00C0564C"/>
    <w:rsid w:val="00C06946"/>
    <w:rsid w:val="00C10967"/>
    <w:rsid w:val="00C131E2"/>
    <w:rsid w:val="00C143BA"/>
    <w:rsid w:val="00C1675B"/>
    <w:rsid w:val="00C177EB"/>
    <w:rsid w:val="00C2686A"/>
    <w:rsid w:val="00C268AD"/>
    <w:rsid w:val="00C349B1"/>
    <w:rsid w:val="00C34B0C"/>
    <w:rsid w:val="00C35404"/>
    <w:rsid w:val="00C3683B"/>
    <w:rsid w:val="00C41136"/>
    <w:rsid w:val="00C42414"/>
    <w:rsid w:val="00C42A31"/>
    <w:rsid w:val="00C4538F"/>
    <w:rsid w:val="00C463AD"/>
    <w:rsid w:val="00C4751B"/>
    <w:rsid w:val="00C50A80"/>
    <w:rsid w:val="00C522D4"/>
    <w:rsid w:val="00C52E9A"/>
    <w:rsid w:val="00C551E3"/>
    <w:rsid w:val="00C57BE2"/>
    <w:rsid w:val="00C649A7"/>
    <w:rsid w:val="00C7476D"/>
    <w:rsid w:val="00C76369"/>
    <w:rsid w:val="00C77D80"/>
    <w:rsid w:val="00C77EC2"/>
    <w:rsid w:val="00C803F2"/>
    <w:rsid w:val="00C816F6"/>
    <w:rsid w:val="00C865AE"/>
    <w:rsid w:val="00C90352"/>
    <w:rsid w:val="00C9219F"/>
    <w:rsid w:val="00C93E0C"/>
    <w:rsid w:val="00C95471"/>
    <w:rsid w:val="00C96EED"/>
    <w:rsid w:val="00CA1E05"/>
    <w:rsid w:val="00CA4CA2"/>
    <w:rsid w:val="00CA4EA3"/>
    <w:rsid w:val="00CB6775"/>
    <w:rsid w:val="00CB7520"/>
    <w:rsid w:val="00CC3824"/>
    <w:rsid w:val="00CC4E12"/>
    <w:rsid w:val="00CC73D1"/>
    <w:rsid w:val="00CC76E0"/>
    <w:rsid w:val="00CD330D"/>
    <w:rsid w:val="00CD4F6B"/>
    <w:rsid w:val="00CD624F"/>
    <w:rsid w:val="00CD7F7A"/>
    <w:rsid w:val="00CE4930"/>
    <w:rsid w:val="00CE4A13"/>
    <w:rsid w:val="00CE5A58"/>
    <w:rsid w:val="00CE5E94"/>
    <w:rsid w:val="00CF2519"/>
    <w:rsid w:val="00CF5FC2"/>
    <w:rsid w:val="00CF6C3C"/>
    <w:rsid w:val="00D05370"/>
    <w:rsid w:val="00D05FAA"/>
    <w:rsid w:val="00D12FC0"/>
    <w:rsid w:val="00D16B05"/>
    <w:rsid w:val="00D17B81"/>
    <w:rsid w:val="00D21BD3"/>
    <w:rsid w:val="00D21F77"/>
    <w:rsid w:val="00D263E0"/>
    <w:rsid w:val="00D265EF"/>
    <w:rsid w:val="00D308B4"/>
    <w:rsid w:val="00D320BC"/>
    <w:rsid w:val="00D32CF1"/>
    <w:rsid w:val="00D345CB"/>
    <w:rsid w:val="00D349AC"/>
    <w:rsid w:val="00D34E04"/>
    <w:rsid w:val="00D3736B"/>
    <w:rsid w:val="00D37C27"/>
    <w:rsid w:val="00D40D58"/>
    <w:rsid w:val="00D414CD"/>
    <w:rsid w:val="00D41D0A"/>
    <w:rsid w:val="00D42785"/>
    <w:rsid w:val="00D451A9"/>
    <w:rsid w:val="00D45C52"/>
    <w:rsid w:val="00D47018"/>
    <w:rsid w:val="00D47E54"/>
    <w:rsid w:val="00D50B2D"/>
    <w:rsid w:val="00D523B2"/>
    <w:rsid w:val="00D53373"/>
    <w:rsid w:val="00D5539E"/>
    <w:rsid w:val="00D569F0"/>
    <w:rsid w:val="00D60F97"/>
    <w:rsid w:val="00D626D2"/>
    <w:rsid w:val="00D6610F"/>
    <w:rsid w:val="00D7233E"/>
    <w:rsid w:val="00D741A0"/>
    <w:rsid w:val="00D75DC8"/>
    <w:rsid w:val="00D80816"/>
    <w:rsid w:val="00D81F50"/>
    <w:rsid w:val="00D85FD5"/>
    <w:rsid w:val="00D87112"/>
    <w:rsid w:val="00D927D0"/>
    <w:rsid w:val="00D951DB"/>
    <w:rsid w:val="00DA407E"/>
    <w:rsid w:val="00DA4997"/>
    <w:rsid w:val="00DA5E6C"/>
    <w:rsid w:val="00DA6B7F"/>
    <w:rsid w:val="00DA6D59"/>
    <w:rsid w:val="00DA7903"/>
    <w:rsid w:val="00DB05E3"/>
    <w:rsid w:val="00DB104D"/>
    <w:rsid w:val="00DB4C6D"/>
    <w:rsid w:val="00DB534C"/>
    <w:rsid w:val="00DB75B8"/>
    <w:rsid w:val="00DB7D97"/>
    <w:rsid w:val="00DC017B"/>
    <w:rsid w:val="00DC29B6"/>
    <w:rsid w:val="00DC4B16"/>
    <w:rsid w:val="00DC5984"/>
    <w:rsid w:val="00DD12C7"/>
    <w:rsid w:val="00DD3B57"/>
    <w:rsid w:val="00DD49F4"/>
    <w:rsid w:val="00DD6600"/>
    <w:rsid w:val="00DD6953"/>
    <w:rsid w:val="00DD7832"/>
    <w:rsid w:val="00DE053A"/>
    <w:rsid w:val="00DE07FA"/>
    <w:rsid w:val="00DE2FA8"/>
    <w:rsid w:val="00DE48A8"/>
    <w:rsid w:val="00DE4A60"/>
    <w:rsid w:val="00DE5D0C"/>
    <w:rsid w:val="00DE6678"/>
    <w:rsid w:val="00DE7400"/>
    <w:rsid w:val="00DF3787"/>
    <w:rsid w:val="00DF446C"/>
    <w:rsid w:val="00DF6577"/>
    <w:rsid w:val="00E02F73"/>
    <w:rsid w:val="00E031AD"/>
    <w:rsid w:val="00E046A1"/>
    <w:rsid w:val="00E05D90"/>
    <w:rsid w:val="00E1198E"/>
    <w:rsid w:val="00E12192"/>
    <w:rsid w:val="00E14A40"/>
    <w:rsid w:val="00E1613D"/>
    <w:rsid w:val="00E17615"/>
    <w:rsid w:val="00E20672"/>
    <w:rsid w:val="00E22890"/>
    <w:rsid w:val="00E263EF"/>
    <w:rsid w:val="00E272B4"/>
    <w:rsid w:val="00E27545"/>
    <w:rsid w:val="00E306AE"/>
    <w:rsid w:val="00E315A8"/>
    <w:rsid w:val="00E32717"/>
    <w:rsid w:val="00E35CA5"/>
    <w:rsid w:val="00E362AD"/>
    <w:rsid w:val="00E36E6B"/>
    <w:rsid w:val="00E406BA"/>
    <w:rsid w:val="00E418E3"/>
    <w:rsid w:val="00E46195"/>
    <w:rsid w:val="00E46270"/>
    <w:rsid w:val="00E46475"/>
    <w:rsid w:val="00E47D12"/>
    <w:rsid w:val="00E5095E"/>
    <w:rsid w:val="00E52D4C"/>
    <w:rsid w:val="00E54955"/>
    <w:rsid w:val="00E54E18"/>
    <w:rsid w:val="00E55143"/>
    <w:rsid w:val="00E60BF2"/>
    <w:rsid w:val="00E60C5E"/>
    <w:rsid w:val="00E61A03"/>
    <w:rsid w:val="00E61C53"/>
    <w:rsid w:val="00E62380"/>
    <w:rsid w:val="00E63FBE"/>
    <w:rsid w:val="00E64A46"/>
    <w:rsid w:val="00E64C4C"/>
    <w:rsid w:val="00E67180"/>
    <w:rsid w:val="00E70501"/>
    <w:rsid w:val="00E70B01"/>
    <w:rsid w:val="00E70E70"/>
    <w:rsid w:val="00E7545A"/>
    <w:rsid w:val="00E803C8"/>
    <w:rsid w:val="00E84818"/>
    <w:rsid w:val="00E84A27"/>
    <w:rsid w:val="00E84B7D"/>
    <w:rsid w:val="00E865AA"/>
    <w:rsid w:val="00E87011"/>
    <w:rsid w:val="00E90D8B"/>
    <w:rsid w:val="00E95A4F"/>
    <w:rsid w:val="00E96F5C"/>
    <w:rsid w:val="00E9789F"/>
    <w:rsid w:val="00EA1B3E"/>
    <w:rsid w:val="00EA1E90"/>
    <w:rsid w:val="00EA3CF0"/>
    <w:rsid w:val="00EA4F45"/>
    <w:rsid w:val="00EA5D7A"/>
    <w:rsid w:val="00EA60D9"/>
    <w:rsid w:val="00EB69AA"/>
    <w:rsid w:val="00EC0485"/>
    <w:rsid w:val="00EC317F"/>
    <w:rsid w:val="00EC5434"/>
    <w:rsid w:val="00EC6766"/>
    <w:rsid w:val="00ED04DF"/>
    <w:rsid w:val="00ED238A"/>
    <w:rsid w:val="00ED6054"/>
    <w:rsid w:val="00ED7B8D"/>
    <w:rsid w:val="00ED7BAB"/>
    <w:rsid w:val="00EE262B"/>
    <w:rsid w:val="00EE4625"/>
    <w:rsid w:val="00EE4E55"/>
    <w:rsid w:val="00EF00E4"/>
    <w:rsid w:val="00EF00FE"/>
    <w:rsid w:val="00EF04C0"/>
    <w:rsid w:val="00EF088C"/>
    <w:rsid w:val="00EF1338"/>
    <w:rsid w:val="00EF4C54"/>
    <w:rsid w:val="00EF543A"/>
    <w:rsid w:val="00EF6C24"/>
    <w:rsid w:val="00F02D88"/>
    <w:rsid w:val="00F03D4A"/>
    <w:rsid w:val="00F04C77"/>
    <w:rsid w:val="00F15319"/>
    <w:rsid w:val="00F15FFD"/>
    <w:rsid w:val="00F16975"/>
    <w:rsid w:val="00F1741C"/>
    <w:rsid w:val="00F174F8"/>
    <w:rsid w:val="00F17A5B"/>
    <w:rsid w:val="00F20694"/>
    <w:rsid w:val="00F20EF6"/>
    <w:rsid w:val="00F22FD4"/>
    <w:rsid w:val="00F23387"/>
    <w:rsid w:val="00F23AD9"/>
    <w:rsid w:val="00F37793"/>
    <w:rsid w:val="00F41DCC"/>
    <w:rsid w:val="00F458A9"/>
    <w:rsid w:val="00F469C0"/>
    <w:rsid w:val="00F553F7"/>
    <w:rsid w:val="00F6072F"/>
    <w:rsid w:val="00F63252"/>
    <w:rsid w:val="00F634D0"/>
    <w:rsid w:val="00F657C7"/>
    <w:rsid w:val="00F67B0B"/>
    <w:rsid w:val="00F702E8"/>
    <w:rsid w:val="00F7531E"/>
    <w:rsid w:val="00F770F4"/>
    <w:rsid w:val="00F77C2F"/>
    <w:rsid w:val="00F84555"/>
    <w:rsid w:val="00F8570F"/>
    <w:rsid w:val="00F8646D"/>
    <w:rsid w:val="00F8660F"/>
    <w:rsid w:val="00F8779B"/>
    <w:rsid w:val="00F90DCC"/>
    <w:rsid w:val="00F9364D"/>
    <w:rsid w:val="00F9529F"/>
    <w:rsid w:val="00F974F6"/>
    <w:rsid w:val="00F97B46"/>
    <w:rsid w:val="00FA0F8E"/>
    <w:rsid w:val="00FA640E"/>
    <w:rsid w:val="00FB3E81"/>
    <w:rsid w:val="00FB5373"/>
    <w:rsid w:val="00FB6C5C"/>
    <w:rsid w:val="00FB74EE"/>
    <w:rsid w:val="00FC307A"/>
    <w:rsid w:val="00FC4869"/>
    <w:rsid w:val="00FC4E04"/>
    <w:rsid w:val="00FD4942"/>
    <w:rsid w:val="00FD5FFA"/>
    <w:rsid w:val="00FD606D"/>
    <w:rsid w:val="00FD68FD"/>
    <w:rsid w:val="00FE469B"/>
    <w:rsid w:val="00FE490B"/>
    <w:rsid w:val="00FE5CFB"/>
    <w:rsid w:val="00FE64FB"/>
    <w:rsid w:val="00FF2BB8"/>
    <w:rsid w:val="00FF4380"/>
    <w:rsid w:val="00FF4433"/>
    <w:rsid w:val="00FF4AD2"/>
    <w:rsid w:val="00FF6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34A97"/>
  <w15:chartTrackingRefBased/>
  <w15:docId w15:val="{4A9C2C2A-253E-4B1B-89EC-C6D7DCEA3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74"/>
  </w:style>
  <w:style w:type="paragraph" w:styleId="Heading1">
    <w:name w:val="heading 1"/>
    <w:basedOn w:val="Normal"/>
    <w:next w:val="Normal"/>
    <w:link w:val="Heading1Char"/>
    <w:uiPriority w:val="9"/>
    <w:qFormat/>
    <w:rsid w:val="0062239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62239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2239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2239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2239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62239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62239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62239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22398"/>
    <w:pPr>
      <w:spacing w:before="200" w:after="0"/>
      <w:outlineLvl w:val="8"/>
    </w:pPr>
    <w:rPr>
      <w:i/>
      <w:iCs/>
      <w:caps/>
      <w:spacing w:val="10"/>
      <w:sz w:val="18"/>
      <w:szCs w:val="18"/>
    </w:rPr>
  </w:style>
  <w:style w:type="character" w:default="1" w:styleId="DefaultParagraphFont">
    <w:name w:val="Default Paragraph Font"/>
    <w:uiPriority w:val="1"/>
    <w:semiHidden/>
    <w:unhideWhenUsed/>
    <w:rsid w:val="004A237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A2374"/>
  </w:style>
  <w:style w:type="paragraph" w:styleId="ListParagraph">
    <w:name w:val="List Paragraph"/>
    <w:basedOn w:val="Normal"/>
    <w:uiPriority w:val="34"/>
    <w:rsid w:val="0000648E"/>
    <w:pPr>
      <w:ind w:left="720"/>
      <w:contextualSpacing/>
    </w:pPr>
  </w:style>
  <w:style w:type="character" w:styleId="PlaceholderText">
    <w:name w:val="Placeholder Text"/>
    <w:basedOn w:val="DefaultParagraphFont"/>
    <w:uiPriority w:val="99"/>
    <w:semiHidden/>
    <w:rsid w:val="005B4073"/>
    <w:rPr>
      <w:color w:val="FF40FF"/>
    </w:rPr>
  </w:style>
  <w:style w:type="paragraph" w:styleId="BalloonText">
    <w:name w:val="Balloon Text"/>
    <w:basedOn w:val="Normal"/>
    <w:link w:val="BalloonTextChar"/>
    <w:uiPriority w:val="99"/>
    <w:semiHidden/>
    <w:unhideWhenUsed/>
    <w:rsid w:val="0000648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648E"/>
    <w:rPr>
      <w:rFonts w:ascii="Times New Roman" w:eastAsia="Arial" w:hAnsi="Times New Roman" w:cs="Times New Roman"/>
      <w:color w:val="FF40FF"/>
      <w:sz w:val="18"/>
      <w:szCs w:val="18"/>
      <w:lang w:val="en"/>
    </w:rPr>
  </w:style>
  <w:style w:type="character" w:customStyle="1" w:styleId="Heading1Char">
    <w:name w:val="Heading 1 Char"/>
    <w:basedOn w:val="DefaultParagraphFont"/>
    <w:link w:val="Heading1"/>
    <w:uiPriority w:val="9"/>
    <w:rsid w:val="00622398"/>
    <w:rPr>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622398"/>
    <w:rPr>
      <w:caps/>
      <w:spacing w:val="15"/>
      <w:sz w:val="20"/>
      <w:szCs w:val="20"/>
      <w:shd w:val="clear" w:color="auto" w:fill="DEEAF6" w:themeFill="accent1" w:themeFillTint="33"/>
    </w:rPr>
  </w:style>
  <w:style w:type="character" w:customStyle="1" w:styleId="Heading3Char">
    <w:name w:val="Heading 3 Char"/>
    <w:basedOn w:val="DefaultParagraphFont"/>
    <w:link w:val="Heading3"/>
    <w:uiPriority w:val="9"/>
    <w:rsid w:val="00622398"/>
    <w:rPr>
      <w:caps/>
      <w:color w:val="1F4D78" w:themeColor="accent1" w:themeShade="7F"/>
      <w:spacing w:val="15"/>
      <w:sz w:val="20"/>
      <w:szCs w:val="20"/>
    </w:rPr>
  </w:style>
  <w:style w:type="character" w:customStyle="1" w:styleId="Heading4Char">
    <w:name w:val="Heading 4 Char"/>
    <w:basedOn w:val="DefaultParagraphFont"/>
    <w:link w:val="Heading4"/>
    <w:uiPriority w:val="9"/>
    <w:rsid w:val="00622398"/>
    <w:rPr>
      <w:caps/>
      <w:color w:val="2E74B5" w:themeColor="accent1" w:themeShade="BF"/>
      <w:spacing w:val="10"/>
      <w:sz w:val="20"/>
      <w:szCs w:val="20"/>
    </w:rPr>
  </w:style>
  <w:style w:type="character" w:customStyle="1" w:styleId="Heading5Char">
    <w:name w:val="Heading 5 Char"/>
    <w:basedOn w:val="DefaultParagraphFont"/>
    <w:link w:val="Heading5"/>
    <w:uiPriority w:val="9"/>
    <w:rsid w:val="00622398"/>
    <w:rPr>
      <w:caps/>
      <w:color w:val="2E74B5" w:themeColor="accent1" w:themeShade="BF"/>
      <w:spacing w:val="10"/>
      <w:sz w:val="20"/>
      <w:szCs w:val="20"/>
    </w:rPr>
  </w:style>
  <w:style w:type="character" w:customStyle="1" w:styleId="Heading6Char">
    <w:name w:val="Heading 6 Char"/>
    <w:basedOn w:val="DefaultParagraphFont"/>
    <w:link w:val="Heading6"/>
    <w:uiPriority w:val="9"/>
    <w:rsid w:val="00622398"/>
    <w:rPr>
      <w:caps/>
      <w:color w:val="2E74B5" w:themeColor="accent1" w:themeShade="BF"/>
      <w:spacing w:val="10"/>
      <w:sz w:val="20"/>
      <w:szCs w:val="20"/>
    </w:rPr>
  </w:style>
  <w:style w:type="character" w:customStyle="1" w:styleId="Heading7Char">
    <w:name w:val="Heading 7 Char"/>
    <w:basedOn w:val="DefaultParagraphFont"/>
    <w:link w:val="Heading7"/>
    <w:uiPriority w:val="9"/>
    <w:rsid w:val="00622398"/>
    <w:rPr>
      <w:caps/>
      <w:color w:val="2E74B5" w:themeColor="accent1" w:themeShade="BF"/>
      <w:spacing w:val="10"/>
      <w:sz w:val="20"/>
      <w:szCs w:val="20"/>
    </w:rPr>
  </w:style>
  <w:style w:type="character" w:customStyle="1" w:styleId="Heading8Char">
    <w:name w:val="Heading 8 Char"/>
    <w:basedOn w:val="DefaultParagraphFont"/>
    <w:link w:val="Heading8"/>
    <w:uiPriority w:val="9"/>
    <w:rsid w:val="00622398"/>
    <w:rPr>
      <w:caps/>
      <w:spacing w:val="10"/>
      <w:sz w:val="18"/>
      <w:szCs w:val="18"/>
    </w:rPr>
  </w:style>
  <w:style w:type="character" w:customStyle="1" w:styleId="Heading9Char">
    <w:name w:val="Heading 9 Char"/>
    <w:basedOn w:val="DefaultParagraphFont"/>
    <w:link w:val="Heading9"/>
    <w:uiPriority w:val="9"/>
    <w:semiHidden/>
    <w:rsid w:val="00622398"/>
    <w:rPr>
      <w:i/>
      <w:iCs/>
      <w:caps/>
      <w:spacing w:val="10"/>
      <w:sz w:val="18"/>
      <w:szCs w:val="18"/>
    </w:rPr>
  </w:style>
  <w:style w:type="character" w:customStyle="1" w:styleId="P-Bold">
    <w:name w:val="P - Bold"/>
    <w:basedOn w:val="DefaultParagraphFont"/>
    <w:uiPriority w:val="1"/>
    <w:qFormat/>
    <w:rsid w:val="0000648E"/>
    <w:rPr>
      <w:rFonts w:ascii="Arial" w:hAnsi="Arial"/>
      <w:b/>
      <w:sz w:val="22"/>
      <w:bdr w:val="none" w:sz="0" w:space="0" w:color="auto"/>
      <w:shd w:val="clear" w:color="auto" w:fill="00FDFF"/>
    </w:rPr>
  </w:style>
  <w:style w:type="paragraph" w:customStyle="1" w:styleId="P-Callout">
    <w:name w:val="P - Callout"/>
    <w:basedOn w:val="P-Regular"/>
    <w:next w:val="P-Regular"/>
    <w:qFormat/>
    <w:rsid w:val="0000648E"/>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rsid w:val="0000648E"/>
    <w:pPr>
      <w:spacing w:line="240" w:lineRule="auto"/>
    </w:pPr>
  </w:style>
  <w:style w:type="character" w:customStyle="1" w:styleId="CommentTextChar">
    <w:name w:val="Comment Text Char"/>
    <w:basedOn w:val="DefaultParagraphFont"/>
    <w:link w:val="CommentText"/>
    <w:uiPriority w:val="99"/>
    <w:semiHidden/>
    <w:rsid w:val="0000648E"/>
    <w:rPr>
      <w:rFonts w:ascii="Arial" w:eastAsia="Arial" w:hAnsi="Arial" w:cs="Arial"/>
      <w:color w:val="FF40FF"/>
      <w:sz w:val="20"/>
      <w:szCs w:val="20"/>
      <w:lang w:val="en"/>
    </w:rPr>
  </w:style>
  <w:style w:type="character" w:styleId="CommentReference">
    <w:name w:val="annotation reference"/>
    <w:basedOn w:val="DefaultParagraphFont"/>
    <w:uiPriority w:val="99"/>
    <w:semiHidden/>
    <w:unhideWhenUsed/>
    <w:rsid w:val="0000648E"/>
    <w:rPr>
      <w:rFonts w:ascii="Arial" w:hAnsi="Arial"/>
      <w:sz w:val="16"/>
      <w:szCs w:val="16"/>
    </w:rPr>
  </w:style>
  <w:style w:type="character" w:customStyle="1" w:styleId="P-Keyword">
    <w:name w:val="P - Keyword"/>
    <w:basedOn w:val="DefaultParagraphFont"/>
    <w:uiPriority w:val="1"/>
    <w:qFormat/>
    <w:rsid w:val="0000648E"/>
    <w:rPr>
      <w:rFonts w:ascii="Arial" w:hAnsi="Arial"/>
      <w:b/>
      <w:sz w:val="22"/>
      <w:u w:val="single"/>
      <w:bdr w:val="none" w:sz="0" w:space="0" w:color="auto"/>
      <w:shd w:val="clear" w:color="auto" w:fill="FFC2DE"/>
    </w:rPr>
  </w:style>
  <w:style w:type="paragraph" w:styleId="NormalWeb">
    <w:name w:val="Normal (Web)"/>
    <w:basedOn w:val="Normal"/>
    <w:uiPriority w:val="99"/>
    <w:semiHidden/>
    <w:unhideWhenUsed/>
    <w:rsid w:val="0000648E"/>
    <w:pPr>
      <w:spacing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00648E"/>
    <w:pPr>
      <w:numPr>
        <w:numId w:val="12"/>
      </w:numPr>
      <w:spacing w:before="160" w:after="160" w:line="300" w:lineRule="auto"/>
      <w:contextualSpacing/>
    </w:pPr>
  </w:style>
  <w:style w:type="paragraph" w:customStyle="1" w:styleId="L-Bullets">
    <w:name w:val="L - Bullets"/>
    <w:basedOn w:val="P-Regular"/>
    <w:qFormat/>
    <w:rsid w:val="0000648E"/>
    <w:pPr>
      <w:numPr>
        <w:numId w:val="13"/>
      </w:numPr>
      <w:spacing w:line="300" w:lineRule="auto"/>
      <w:contextualSpacing/>
    </w:pPr>
  </w:style>
  <w:style w:type="character" w:customStyle="1" w:styleId="P-URL">
    <w:name w:val="P - URL"/>
    <w:basedOn w:val="DefaultParagraphFont"/>
    <w:uiPriority w:val="1"/>
    <w:qFormat/>
    <w:rsid w:val="0000648E"/>
    <w:rPr>
      <w:rFonts w:ascii="Arial" w:hAnsi="Arial"/>
      <w:color w:val="0000FF"/>
      <w:sz w:val="22"/>
      <w:u w:val="single"/>
      <w:bdr w:val="none" w:sz="0" w:space="0" w:color="auto"/>
      <w:shd w:val="clear" w:color="auto" w:fill="00FA00"/>
    </w:rPr>
  </w:style>
  <w:style w:type="character" w:customStyle="1" w:styleId="P-Italics">
    <w:name w:val="P - Italics"/>
    <w:basedOn w:val="DefaultParagraphFont"/>
    <w:uiPriority w:val="1"/>
    <w:qFormat/>
    <w:rsid w:val="0000648E"/>
    <w:rPr>
      <w:rFonts w:ascii="Arial" w:hAnsi="Arial"/>
      <w:i/>
      <w:sz w:val="22"/>
      <w:bdr w:val="none" w:sz="0" w:space="0" w:color="auto"/>
      <w:shd w:val="clear" w:color="auto" w:fill="FFFC00"/>
    </w:rPr>
  </w:style>
  <w:style w:type="character" w:styleId="Hyperlink">
    <w:name w:val="Hyperlink"/>
    <w:basedOn w:val="DefaultParagraphFont"/>
    <w:uiPriority w:val="99"/>
    <w:unhideWhenUsed/>
    <w:rsid w:val="0000648E"/>
    <w:rPr>
      <w:rFonts w:ascii="Arial" w:hAnsi="Arial"/>
      <w:color w:val="FF40FF"/>
      <w:sz w:val="22"/>
      <w:u w:val="single"/>
    </w:rPr>
  </w:style>
  <w:style w:type="character" w:customStyle="1" w:styleId="P-Code">
    <w:name w:val="P - Code"/>
    <w:basedOn w:val="DefaultParagraphFont"/>
    <w:uiPriority w:val="1"/>
    <w:qFormat/>
    <w:rsid w:val="0000648E"/>
    <w:rPr>
      <w:rFonts w:ascii="Lucida Console" w:hAnsi="Lucida Console"/>
      <w:sz w:val="22"/>
      <w:bdr w:val="none" w:sz="0" w:space="0" w:color="auto"/>
      <w:shd w:val="clear" w:color="auto" w:fill="FFD804"/>
    </w:rPr>
  </w:style>
  <w:style w:type="paragraph" w:customStyle="1" w:styleId="H1-Topic">
    <w:name w:val="H1 - Topic"/>
    <w:next w:val="P-Regular"/>
    <w:qFormat/>
    <w:rsid w:val="0000648E"/>
    <w:pPr>
      <w:spacing w:after="0" w:line="276" w:lineRule="auto"/>
    </w:pPr>
    <w:rPr>
      <w:rFonts w:ascii="Arial" w:eastAsia="Arial" w:hAnsi="Arial" w:cs="Arial"/>
      <w:sz w:val="36"/>
      <w:szCs w:val="40"/>
      <w:lang w:val="en"/>
    </w:rPr>
  </w:style>
  <w:style w:type="paragraph" w:customStyle="1" w:styleId="H2-General">
    <w:name w:val="H2 - General"/>
    <w:next w:val="P-Regular"/>
    <w:qFormat/>
    <w:rsid w:val="0000648E"/>
    <w:pPr>
      <w:spacing w:before="280" w:after="0" w:line="276" w:lineRule="auto"/>
    </w:pPr>
    <w:rPr>
      <w:rFonts w:ascii="Arial" w:eastAsia="Arial" w:hAnsi="Arial" w:cs="Arial"/>
      <w:sz w:val="28"/>
      <w:szCs w:val="32"/>
      <w:lang w:val="en"/>
    </w:rPr>
  </w:style>
  <w:style w:type="paragraph" w:customStyle="1" w:styleId="H3-Callout">
    <w:name w:val="H3 - Callout"/>
    <w:next w:val="P-Callout"/>
    <w:qFormat/>
    <w:rsid w:val="0000648E"/>
    <w:pPr>
      <w:shd w:val="clear" w:color="auto" w:fill="BEFFF4"/>
      <w:spacing w:before="360" w:after="0" w:line="276" w:lineRule="auto"/>
      <w:ind w:left="284"/>
    </w:pPr>
    <w:rPr>
      <w:rFonts w:ascii="Arial" w:eastAsia="Arial" w:hAnsi="Arial" w:cs="Arial"/>
      <w:i/>
      <w:color w:val="434343"/>
      <w:sz w:val="24"/>
      <w:szCs w:val="28"/>
      <w:lang w:val="en"/>
    </w:rPr>
  </w:style>
  <w:style w:type="paragraph" w:customStyle="1" w:styleId="P-Regular">
    <w:name w:val="P - Regular"/>
    <w:qFormat/>
    <w:rsid w:val="0000648E"/>
    <w:pPr>
      <w:spacing w:before="120" w:after="120" w:line="276" w:lineRule="auto"/>
    </w:pPr>
    <w:rPr>
      <w:rFonts w:ascii="Arial" w:eastAsia="Arial" w:hAnsi="Arial" w:cs="Arial"/>
      <w:lang w:val="en"/>
    </w:rPr>
  </w:style>
  <w:style w:type="paragraph" w:styleId="Footer">
    <w:name w:val="footer"/>
    <w:basedOn w:val="Normal"/>
    <w:link w:val="FooterChar"/>
    <w:uiPriority w:val="99"/>
    <w:unhideWhenUsed/>
    <w:rsid w:val="00006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48E"/>
    <w:rPr>
      <w:rFonts w:ascii="Arial" w:eastAsia="Arial" w:hAnsi="Arial" w:cs="Arial"/>
      <w:color w:val="FF40FF"/>
      <w:lang w:val="en"/>
    </w:rPr>
  </w:style>
  <w:style w:type="paragraph" w:customStyle="1" w:styleId="SB-Sidebar">
    <w:name w:val="SB - Sidebar"/>
    <w:next w:val="P-Regular"/>
    <w:qFormat/>
    <w:rsid w:val="0000648E"/>
    <w:pPr>
      <w:pBdr>
        <w:top w:val="single" w:sz="8" w:space="1" w:color="FF0000"/>
        <w:left w:val="single" w:sz="8" w:space="4" w:color="FF0000"/>
        <w:bottom w:val="single" w:sz="8" w:space="1" w:color="FF0000"/>
        <w:right w:val="single" w:sz="8" w:space="4" w:color="FF0000"/>
      </w:pBdr>
      <w:shd w:val="clear" w:color="auto" w:fill="FFFF00"/>
      <w:spacing w:after="0" w:line="276" w:lineRule="auto"/>
      <w:jc w:val="center"/>
    </w:pPr>
    <w:rPr>
      <w:rFonts w:ascii="Arial" w:eastAsia="Arial" w:hAnsi="Arial" w:cs="Arial"/>
      <w:i/>
      <w:color w:val="FF0000"/>
      <w:sz w:val="24"/>
      <w:szCs w:val="24"/>
      <w:u w:val="single"/>
      <w:lang w:val="en"/>
    </w:rPr>
  </w:style>
  <w:style w:type="character" w:customStyle="1" w:styleId="UnresolvedMention1">
    <w:name w:val="Unresolved Mention1"/>
    <w:basedOn w:val="DefaultParagraphFont"/>
    <w:uiPriority w:val="99"/>
    <w:semiHidden/>
    <w:unhideWhenUsed/>
    <w:locked/>
    <w:rsid w:val="0000648E"/>
    <w:rPr>
      <w:color w:val="605E5C"/>
      <w:shd w:val="clear" w:color="auto" w:fill="E1DFDD"/>
    </w:rPr>
  </w:style>
  <w:style w:type="paragraph" w:customStyle="1" w:styleId="IMG-Caption">
    <w:name w:val="IMG - Caption"/>
    <w:next w:val="P-Regular"/>
    <w:qFormat/>
    <w:rsid w:val="0000648E"/>
    <w:pPr>
      <w:spacing w:before="120" w:after="240" w:line="276" w:lineRule="auto"/>
      <w:jc w:val="center"/>
    </w:pPr>
    <w:rPr>
      <w:rFonts w:ascii="Arial" w:eastAsia="Arial" w:hAnsi="Arial" w:cs="Arial"/>
      <w:b/>
      <w:color w:val="FF0000"/>
      <w:sz w:val="20"/>
      <w:lang w:val="en"/>
    </w:rPr>
  </w:style>
  <w:style w:type="paragraph" w:customStyle="1" w:styleId="SC-File">
    <w:name w:val="SC - File"/>
    <w:next w:val="H1-Topic"/>
    <w:qFormat/>
    <w:rsid w:val="0000648E"/>
    <w:pPr>
      <w:spacing w:before="240" w:after="240" w:line="276" w:lineRule="auto"/>
    </w:pPr>
    <w:rPr>
      <w:rFonts w:ascii="Arial" w:eastAsiaTheme="majorEastAsia" w:hAnsi="Arial" w:cstheme="majorBidi"/>
      <w:b/>
      <w:iCs/>
      <w:color w:val="FF0000"/>
      <w:sz w:val="24"/>
      <w:lang w:val="en"/>
    </w:rPr>
  </w:style>
  <w:style w:type="paragraph" w:customStyle="1" w:styleId="SC-LiveLink">
    <w:name w:val="SC - Live Link"/>
    <w:qFormat/>
    <w:rsid w:val="0000648E"/>
    <w:pPr>
      <w:spacing w:before="200" w:after="240" w:line="276" w:lineRule="auto"/>
    </w:pPr>
    <w:rPr>
      <w:rFonts w:ascii="Arial" w:eastAsiaTheme="majorEastAsia" w:hAnsi="Arial" w:cstheme="majorBidi"/>
      <w:b/>
      <w:color w:val="FF0000"/>
      <w:szCs w:val="21"/>
      <w:lang w:val="en"/>
    </w:rPr>
  </w:style>
  <w:style w:type="paragraph" w:customStyle="1" w:styleId="SC-Source">
    <w:name w:val="SC - Source"/>
    <w:qFormat/>
    <w:rsid w:val="0000648E"/>
    <w:pPr>
      <w:shd w:val="pct5" w:color="auto" w:fill="auto"/>
      <w:spacing w:after="0" w:line="276" w:lineRule="auto"/>
    </w:pPr>
    <w:rPr>
      <w:rFonts w:ascii="Lucida Console" w:eastAsia="Arial" w:hAnsi="Lucida Console" w:cs="Consolas"/>
      <w:szCs w:val="21"/>
      <w:lang w:val="en"/>
    </w:rPr>
  </w:style>
  <w:style w:type="paragraph" w:customStyle="1" w:styleId="L-Regular">
    <w:name w:val="L - Regular"/>
    <w:basedOn w:val="L-Numbers"/>
    <w:rsid w:val="0000648E"/>
    <w:pPr>
      <w:numPr>
        <w:numId w:val="0"/>
      </w:numPr>
      <w:ind w:left="720"/>
      <w:contextualSpacing w:val="0"/>
    </w:pPr>
  </w:style>
  <w:style w:type="paragraph" w:customStyle="1" w:styleId="L-Source">
    <w:name w:val="L - Source"/>
    <w:basedOn w:val="SC-Source"/>
    <w:rsid w:val="0000648E"/>
    <w:pPr>
      <w:ind w:left="720"/>
    </w:pPr>
  </w:style>
  <w:style w:type="paragraph" w:styleId="Title">
    <w:name w:val="Title"/>
    <w:basedOn w:val="Normal"/>
    <w:next w:val="Normal"/>
    <w:link w:val="TitleChar"/>
    <w:uiPriority w:val="10"/>
    <w:qFormat/>
    <w:rsid w:val="00622398"/>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2239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622398"/>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22398"/>
    <w:rPr>
      <w:caps/>
      <w:color w:val="595959" w:themeColor="text1" w:themeTint="A6"/>
      <w:spacing w:val="10"/>
      <w:sz w:val="21"/>
      <w:szCs w:val="21"/>
    </w:rPr>
  </w:style>
  <w:style w:type="paragraph" w:styleId="CommentSubject">
    <w:name w:val="annotation subject"/>
    <w:basedOn w:val="CommentText"/>
    <w:next w:val="CommentText"/>
    <w:link w:val="CommentSubjectChar"/>
    <w:uiPriority w:val="99"/>
    <w:semiHidden/>
    <w:unhideWhenUsed/>
    <w:rsid w:val="0000648E"/>
    <w:rPr>
      <w:b/>
      <w:bCs/>
    </w:rPr>
  </w:style>
  <w:style w:type="character" w:customStyle="1" w:styleId="CommentSubjectChar">
    <w:name w:val="Comment Subject Char"/>
    <w:basedOn w:val="CommentTextChar"/>
    <w:link w:val="CommentSubject"/>
    <w:uiPriority w:val="99"/>
    <w:semiHidden/>
    <w:rsid w:val="0000648E"/>
    <w:rPr>
      <w:rFonts w:ascii="Arial" w:eastAsia="Arial" w:hAnsi="Arial" w:cs="Arial"/>
      <w:b/>
      <w:bCs/>
      <w:color w:val="FF40FF"/>
      <w:sz w:val="20"/>
      <w:szCs w:val="20"/>
      <w:lang w:val="en"/>
    </w:rPr>
  </w:style>
  <w:style w:type="paragraph" w:styleId="MessageHeader">
    <w:name w:val="Message Header"/>
    <w:basedOn w:val="Normal"/>
    <w:link w:val="MessageHeaderChar"/>
    <w:uiPriority w:val="99"/>
    <w:semiHidden/>
    <w:unhideWhenUsed/>
    <w:rsid w:val="005B407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B4073"/>
    <w:rPr>
      <w:rFonts w:asciiTheme="majorHAnsi" w:eastAsiaTheme="majorEastAsia" w:hAnsiTheme="majorHAnsi" w:cstheme="majorBidi"/>
      <w:color w:val="FF40FF"/>
      <w:sz w:val="24"/>
      <w:szCs w:val="24"/>
      <w:shd w:val="pct20" w:color="auto" w:fill="auto"/>
      <w:lang w:val="en"/>
    </w:rPr>
  </w:style>
  <w:style w:type="character" w:styleId="SubtleEmphasis">
    <w:name w:val="Subtle Emphasis"/>
    <w:uiPriority w:val="19"/>
    <w:qFormat/>
    <w:rsid w:val="00622398"/>
    <w:rPr>
      <w:i/>
      <w:iCs/>
      <w:color w:val="1F4D78" w:themeColor="accent1" w:themeShade="7F"/>
    </w:rPr>
  </w:style>
  <w:style w:type="character" w:styleId="IntenseEmphasis">
    <w:name w:val="Intense Emphasis"/>
    <w:uiPriority w:val="21"/>
    <w:qFormat/>
    <w:rsid w:val="00622398"/>
    <w:rPr>
      <w:b/>
      <w:bCs/>
      <w:caps/>
      <w:color w:val="1F4D78" w:themeColor="accent1" w:themeShade="7F"/>
      <w:spacing w:val="10"/>
    </w:rPr>
  </w:style>
  <w:style w:type="paragraph" w:styleId="Quote">
    <w:name w:val="Quote"/>
    <w:basedOn w:val="Normal"/>
    <w:next w:val="Normal"/>
    <w:link w:val="QuoteChar"/>
    <w:uiPriority w:val="29"/>
    <w:qFormat/>
    <w:rsid w:val="00622398"/>
    <w:rPr>
      <w:i/>
      <w:iCs/>
      <w:sz w:val="24"/>
      <w:szCs w:val="24"/>
    </w:rPr>
  </w:style>
  <w:style w:type="character" w:customStyle="1" w:styleId="QuoteChar">
    <w:name w:val="Quote Char"/>
    <w:basedOn w:val="DefaultParagraphFont"/>
    <w:link w:val="Quote"/>
    <w:uiPriority w:val="29"/>
    <w:rsid w:val="00622398"/>
    <w:rPr>
      <w:i/>
      <w:iCs/>
      <w:sz w:val="24"/>
      <w:szCs w:val="24"/>
    </w:rPr>
  </w:style>
  <w:style w:type="paragraph" w:styleId="IntenseQuote">
    <w:name w:val="Intense Quote"/>
    <w:basedOn w:val="Normal"/>
    <w:next w:val="Normal"/>
    <w:link w:val="IntenseQuoteChar"/>
    <w:uiPriority w:val="30"/>
    <w:qFormat/>
    <w:rsid w:val="0062239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22398"/>
    <w:rPr>
      <w:color w:val="5B9BD5" w:themeColor="accent1"/>
      <w:sz w:val="24"/>
      <w:szCs w:val="24"/>
    </w:rPr>
  </w:style>
  <w:style w:type="character" w:styleId="SubtleReference">
    <w:name w:val="Subtle Reference"/>
    <w:uiPriority w:val="31"/>
    <w:qFormat/>
    <w:rsid w:val="00622398"/>
    <w:rPr>
      <w:b/>
      <w:bCs/>
      <w:color w:val="5B9BD5" w:themeColor="accent1"/>
    </w:rPr>
  </w:style>
  <w:style w:type="character" w:styleId="IntenseReference">
    <w:name w:val="Intense Reference"/>
    <w:uiPriority w:val="32"/>
    <w:qFormat/>
    <w:rsid w:val="00622398"/>
    <w:rPr>
      <w:b/>
      <w:bCs/>
      <w:i/>
      <w:iCs/>
      <w:caps/>
      <w:color w:val="5B9BD5" w:themeColor="accent1"/>
    </w:rPr>
  </w:style>
  <w:style w:type="paragraph" w:styleId="Caption">
    <w:name w:val="caption"/>
    <w:basedOn w:val="Normal"/>
    <w:next w:val="Normal"/>
    <w:uiPriority w:val="35"/>
    <w:semiHidden/>
    <w:unhideWhenUsed/>
    <w:qFormat/>
    <w:rsid w:val="00622398"/>
    <w:rPr>
      <w:b/>
      <w:bCs/>
      <w:color w:val="2E74B5" w:themeColor="accent1" w:themeShade="BF"/>
      <w:sz w:val="16"/>
      <w:szCs w:val="16"/>
    </w:rPr>
  </w:style>
  <w:style w:type="paragraph" w:styleId="TOCHeading">
    <w:name w:val="TOC Heading"/>
    <w:basedOn w:val="Heading1"/>
    <w:next w:val="Normal"/>
    <w:uiPriority w:val="39"/>
    <w:semiHidden/>
    <w:unhideWhenUsed/>
    <w:qFormat/>
    <w:rsid w:val="00622398"/>
    <w:pPr>
      <w:outlineLvl w:val="9"/>
    </w:pPr>
  </w:style>
  <w:style w:type="paragraph" w:styleId="BlockText">
    <w:name w:val="Block Text"/>
    <w:basedOn w:val="Normal"/>
    <w:uiPriority w:val="99"/>
    <w:semiHidden/>
    <w:unhideWhenUsed/>
    <w:rsid w:val="005B4073"/>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rPr>
  </w:style>
  <w:style w:type="character" w:customStyle="1" w:styleId="Mention">
    <w:name w:val="Mention"/>
    <w:basedOn w:val="DefaultParagraphFont"/>
    <w:uiPriority w:val="99"/>
    <w:semiHidden/>
    <w:unhideWhenUsed/>
    <w:rsid w:val="005B4073"/>
    <w:rPr>
      <w:color w:val="FF40FF"/>
      <w:shd w:val="clear" w:color="auto" w:fill="E1DFDD"/>
    </w:rPr>
  </w:style>
  <w:style w:type="character" w:customStyle="1" w:styleId="UnresolvedMention">
    <w:name w:val="Unresolved Mention"/>
    <w:basedOn w:val="DefaultParagraphFont"/>
    <w:uiPriority w:val="99"/>
    <w:semiHidden/>
    <w:unhideWhenUsed/>
    <w:rsid w:val="005B4073"/>
    <w:rPr>
      <w:color w:val="FF40FF"/>
      <w:shd w:val="clear" w:color="auto" w:fill="E1DFDD"/>
    </w:rPr>
  </w:style>
  <w:style w:type="character" w:customStyle="1" w:styleId="Hashtag">
    <w:name w:val="Hashtag"/>
    <w:basedOn w:val="DefaultParagraphFont"/>
    <w:uiPriority w:val="99"/>
    <w:semiHidden/>
    <w:unhideWhenUsed/>
    <w:rsid w:val="005B4073"/>
    <w:rPr>
      <w:color w:val="FF40FF"/>
      <w:shd w:val="clear" w:color="auto" w:fill="E1DFDD"/>
    </w:rPr>
  </w:style>
  <w:style w:type="character" w:styleId="EndnoteReference">
    <w:name w:val="endnote reference"/>
    <w:basedOn w:val="DefaultParagraphFont"/>
    <w:uiPriority w:val="99"/>
    <w:semiHidden/>
    <w:unhideWhenUsed/>
    <w:rsid w:val="005B4073"/>
    <w:rPr>
      <w:color w:val="FF40FF"/>
      <w:vertAlign w:val="superscript"/>
    </w:rPr>
  </w:style>
  <w:style w:type="character" w:styleId="FootnoteReference">
    <w:name w:val="footnote reference"/>
    <w:basedOn w:val="DefaultParagraphFont"/>
    <w:uiPriority w:val="99"/>
    <w:semiHidden/>
    <w:unhideWhenUsed/>
    <w:rsid w:val="005B4073"/>
    <w:rPr>
      <w:color w:val="FF40FF"/>
      <w:vertAlign w:val="superscript"/>
    </w:rPr>
  </w:style>
  <w:style w:type="character" w:styleId="HTMLAcronym">
    <w:name w:val="HTML Acronym"/>
    <w:basedOn w:val="DefaultParagraphFont"/>
    <w:uiPriority w:val="99"/>
    <w:semiHidden/>
    <w:unhideWhenUsed/>
    <w:rsid w:val="005B4073"/>
    <w:rPr>
      <w:color w:val="FF40FF"/>
    </w:rPr>
  </w:style>
  <w:style w:type="character" w:styleId="HTMLCite">
    <w:name w:val="HTML Cite"/>
    <w:basedOn w:val="DefaultParagraphFont"/>
    <w:uiPriority w:val="99"/>
    <w:semiHidden/>
    <w:unhideWhenUsed/>
    <w:rsid w:val="005B4073"/>
    <w:rPr>
      <w:i/>
      <w:iCs/>
      <w:color w:val="FF40FF"/>
    </w:rPr>
  </w:style>
  <w:style w:type="character" w:styleId="HTMLCode">
    <w:name w:val="HTML Code"/>
    <w:basedOn w:val="DefaultParagraphFont"/>
    <w:uiPriority w:val="99"/>
    <w:semiHidden/>
    <w:unhideWhenUsed/>
    <w:rsid w:val="005B4073"/>
    <w:rPr>
      <w:rFonts w:ascii="Consolas" w:hAnsi="Consolas" w:cs="Consolas"/>
      <w:color w:val="FF40FF"/>
      <w:sz w:val="20"/>
      <w:szCs w:val="20"/>
    </w:rPr>
  </w:style>
  <w:style w:type="character" w:styleId="HTMLDefinition">
    <w:name w:val="HTML Definition"/>
    <w:basedOn w:val="DefaultParagraphFont"/>
    <w:uiPriority w:val="99"/>
    <w:semiHidden/>
    <w:unhideWhenUsed/>
    <w:rsid w:val="005B4073"/>
    <w:rPr>
      <w:i/>
      <w:iCs/>
      <w:color w:val="FF40FF"/>
    </w:rPr>
  </w:style>
  <w:style w:type="character" w:styleId="HTMLKeyboard">
    <w:name w:val="HTML Keyboard"/>
    <w:basedOn w:val="DefaultParagraphFont"/>
    <w:uiPriority w:val="99"/>
    <w:semiHidden/>
    <w:unhideWhenUsed/>
    <w:rsid w:val="005B4073"/>
    <w:rPr>
      <w:rFonts w:ascii="Consolas" w:hAnsi="Consolas" w:cs="Consolas"/>
      <w:color w:val="FF40FF"/>
      <w:sz w:val="20"/>
      <w:szCs w:val="20"/>
    </w:rPr>
  </w:style>
  <w:style w:type="character" w:styleId="HTMLSample">
    <w:name w:val="HTML Sample"/>
    <w:basedOn w:val="DefaultParagraphFont"/>
    <w:uiPriority w:val="99"/>
    <w:semiHidden/>
    <w:unhideWhenUsed/>
    <w:rsid w:val="005B4073"/>
    <w:rPr>
      <w:rFonts w:ascii="Consolas" w:hAnsi="Consolas" w:cs="Consolas"/>
      <w:color w:val="FF40FF"/>
      <w:sz w:val="24"/>
      <w:szCs w:val="24"/>
    </w:rPr>
  </w:style>
  <w:style w:type="character" w:styleId="HTMLTypewriter">
    <w:name w:val="HTML Typewriter"/>
    <w:basedOn w:val="DefaultParagraphFont"/>
    <w:uiPriority w:val="99"/>
    <w:semiHidden/>
    <w:unhideWhenUsed/>
    <w:rsid w:val="005B4073"/>
    <w:rPr>
      <w:rFonts w:ascii="Consolas" w:hAnsi="Consolas" w:cs="Consolas"/>
      <w:color w:val="FF40FF"/>
      <w:sz w:val="20"/>
      <w:szCs w:val="20"/>
    </w:rPr>
  </w:style>
  <w:style w:type="character" w:styleId="HTMLVariable">
    <w:name w:val="HTML Variable"/>
    <w:basedOn w:val="DefaultParagraphFont"/>
    <w:uiPriority w:val="99"/>
    <w:semiHidden/>
    <w:unhideWhenUsed/>
    <w:rsid w:val="005B4073"/>
    <w:rPr>
      <w:i/>
      <w:iCs/>
      <w:color w:val="FF40FF"/>
    </w:rPr>
  </w:style>
  <w:style w:type="character" w:styleId="LineNumber">
    <w:name w:val="line number"/>
    <w:basedOn w:val="DefaultParagraphFont"/>
    <w:uiPriority w:val="99"/>
    <w:semiHidden/>
    <w:unhideWhenUsed/>
    <w:rsid w:val="005B4073"/>
    <w:rPr>
      <w:color w:val="FF40FF"/>
    </w:rPr>
  </w:style>
  <w:style w:type="character" w:styleId="PageNumber">
    <w:name w:val="page number"/>
    <w:basedOn w:val="DefaultParagraphFont"/>
    <w:uiPriority w:val="99"/>
    <w:semiHidden/>
    <w:unhideWhenUsed/>
    <w:rsid w:val="005B4073"/>
    <w:rPr>
      <w:color w:val="FF40FF"/>
    </w:rPr>
  </w:style>
  <w:style w:type="character" w:customStyle="1" w:styleId="SmartHyperlink">
    <w:name w:val="Smart Hyperlink"/>
    <w:basedOn w:val="DefaultParagraphFont"/>
    <w:uiPriority w:val="99"/>
    <w:semiHidden/>
    <w:unhideWhenUsed/>
    <w:rsid w:val="005B4073"/>
    <w:rPr>
      <w:color w:val="FF40FF"/>
      <w:u w:val="dotted"/>
    </w:rPr>
  </w:style>
  <w:style w:type="character" w:styleId="BookTitle">
    <w:name w:val="Book Title"/>
    <w:uiPriority w:val="33"/>
    <w:qFormat/>
    <w:rsid w:val="00622398"/>
    <w:rPr>
      <w:b/>
      <w:bCs/>
      <w:i/>
      <w:iCs/>
      <w:spacing w:val="0"/>
    </w:rPr>
  </w:style>
  <w:style w:type="character" w:styleId="Strong">
    <w:name w:val="Strong"/>
    <w:uiPriority w:val="22"/>
    <w:qFormat/>
    <w:rsid w:val="00622398"/>
    <w:rPr>
      <w:b/>
      <w:bCs/>
    </w:rPr>
  </w:style>
  <w:style w:type="character" w:styleId="Emphasis">
    <w:name w:val="Emphasis"/>
    <w:uiPriority w:val="20"/>
    <w:qFormat/>
    <w:rsid w:val="00622398"/>
    <w:rPr>
      <w:caps/>
      <w:color w:val="1F4D78" w:themeColor="accent1" w:themeShade="7F"/>
      <w:spacing w:val="5"/>
    </w:rPr>
  </w:style>
  <w:style w:type="paragraph" w:styleId="Revision">
    <w:name w:val="Revision"/>
    <w:hidden/>
    <w:uiPriority w:val="99"/>
    <w:semiHidden/>
    <w:rsid w:val="0000648E"/>
    <w:pPr>
      <w:spacing w:after="0" w:line="240" w:lineRule="auto"/>
    </w:pPr>
    <w:rPr>
      <w:rFonts w:ascii="Calibri" w:eastAsia="Calibri" w:hAnsi="Calibri" w:cs="Calibri"/>
      <w:lang w:eastAsia="en-IN"/>
    </w:rPr>
  </w:style>
  <w:style w:type="paragraph" w:styleId="NoSpacing">
    <w:name w:val="No Spacing"/>
    <w:uiPriority w:val="1"/>
    <w:qFormat/>
    <w:rsid w:val="00622398"/>
    <w:pPr>
      <w:spacing w:before="10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56.JPG"/><Relationship Id="rId2" Type="http://schemas.openxmlformats.org/officeDocument/2006/relationships/image" Target="media/image48.JPG"/><Relationship Id="rId1" Type="http://schemas.openxmlformats.org/officeDocument/2006/relationships/image" Target="media/image38.JPG"/></Relationship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1.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3.png"/><Relationship Id="rId66" Type="http://schemas.openxmlformats.org/officeDocument/2006/relationships/image" Target="media/image62.png"/><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5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2.png"/><Relationship Id="rId56" Type="http://schemas.openxmlformats.org/officeDocument/2006/relationships/image" Target="media/image51.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5.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40.png"/><Relationship Id="rId59" Type="http://schemas.openxmlformats.org/officeDocument/2006/relationships/image" Target="media/image54.png"/><Relationship Id="rId67" Type="http://schemas.openxmlformats.org/officeDocument/2006/relationships/image" Target="media/image6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9.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3.png"/><Relationship Id="rId57" Type="http://schemas.openxmlformats.org/officeDocument/2006/relationships/image" Target="media/image5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6.png"/><Relationship Id="rId60" Type="http://schemas.openxmlformats.org/officeDocument/2006/relationships/image" Target="media/image55.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4.png"/><Relationship Id="rId55" Type="http://schemas.openxmlformats.org/officeDocument/2006/relationships/image" Target="media/image50.png"/><Relationship Id="rId7" Type="http://schemas.microsoft.com/office/2011/relationships/commentsExtended" Target="commentsExtended.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E048F-59C8-4341-BC31-EC6F3F502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42</Pages>
  <Words>11310</Words>
  <Characters>64467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England</dc:creator>
  <cp:keywords/>
  <dc:description/>
  <cp:lastModifiedBy>Aaron England</cp:lastModifiedBy>
  <cp:revision>182</cp:revision>
  <dcterms:created xsi:type="dcterms:W3CDTF">2019-05-06T04:01:00Z</dcterms:created>
  <dcterms:modified xsi:type="dcterms:W3CDTF">2019-05-09T12:43:00Z</dcterms:modified>
</cp:coreProperties>
</file>